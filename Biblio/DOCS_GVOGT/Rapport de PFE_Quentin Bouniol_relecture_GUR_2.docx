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385F" w:rsidRPr="002F2D75" w:rsidRDefault="00C80B2D" w:rsidP="00C80B2D">
      <w:pPr>
        <w:rPr>
          <w:b/>
          <w:sz w:val="36"/>
          <w:szCs w:val="36"/>
        </w:rPr>
      </w:pPr>
      <w:r>
        <w:rPr>
          <w:rFonts w:asciiTheme="majorHAnsi" w:eastAsiaTheme="majorEastAsia" w:hAnsiTheme="majorHAnsi" w:cstheme="majorBidi"/>
          <w:caps/>
          <w:noProof/>
          <w:lang w:eastAsia="fr-FR"/>
        </w:rPr>
        <w:drawing>
          <wp:anchor distT="0" distB="0" distL="114300" distR="114300" simplePos="0" relativeHeight="251659264" behindDoc="1" locked="0" layoutInCell="1" allowOverlap="1" wp14:anchorId="0BDD2304" wp14:editId="3D950A60">
            <wp:simplePos x="0" y="0"/>
            <wp:positionH relativeFrom="column">
              <wp:posOffset>4007485</wp:posOffset>
            </wp:positionH>
            <wp:positionV relativeFrom="paragraph">
              <wp:posOffset>27940</wp:posOffset>
            </wp:positionV>
            <wp:extent cx="2051685" cy="1003935"/>
            <wp:effectExtent l="0" t="0" r="5715" b="5715"/>
            <wp:wrapThrough wrapText="bothSides">
              <wp:wrapPolygon edited="0">
                <wp:start x="0" y="0"/>
                <wp:lineTo x="0" y="21313"/>
                <wp:lineTo x="21460" y="21313"/>
                <wp:lineTo x="21460" y="0"/>
                <wp:lineTo x="0" y="0"/>
              </wp:wrapPolygon>
            </wp:wrapThrough>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gé.PNG"/>
                    <pic:cNvPicPr/>
                  </pic:nvPicPr>
                  <pic:blipFill>
                    <a:blip r:embed="rId10">
                      <a:extLst>
                        <a:ext uri="{28A0092B-C50C-407E-A947-70E740481C1C}">
                          <a14:useLocalDpi xmlns:a14="http://schemas.microsoft.com/office/drawing/2010/main" val="0"/>
                        </a:ext>
                      </a:extLst>
                    </a:blip>
                    <a:stretch>
                      <a:fillRect/>
                    </a:stretch>
                  </pic:blipFill>
                  <pic:spPr>
                    <a:xfrm>
                      <a:off x="0" y="0"/>
                      <a:ext cx="2051685" cy="1003935"/>
                    </a:xfrm>
                    <a:prstGeom prst="rect">
                      <a:avLst/>
                    </a:prstGeom>
                  </pic:spPr>
                </pic:pic>
              </a:graphicData>
            </a:graphic>
            <wp14:sizeRelH relativeFrom="margin">
              <wp14:pctWidth>0</wp14:pctWidth>
            </wp14:sizeRelH>
            <wp14:sizeRelV relativeFrom="margin">
              <wp14:pctHeight>0</wp14:pctHeight>
            </wp14:sizeRelV>
          </wp:anchor>
        </w:drawing>
      </w:r>
      <w:r w:rsidRPr="00C80B2D">
        <w:rPr>
          <w:b/>
          <w:noProof/>
          <w:sz w:val="36"/>
          <w:szCs w:val="36"/>
          <w:lang w:eastAsia="fr-FR"/>
        </w:rPr>
        <w:drawing>
          <wp:inline distT="0" distB="0" distL="0" distR="0" wp14:anchorId="5EBD66D9" wp14:editId="231F8925">
            <wp:extent cx="1447800" cy="962025"/>
            <wp:effectExtent l="0" t="0" r="0" b="9525"/>
            <wp:docPr id="31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800" cy="9620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tbl>
      <w:tblPr>
        <w:tblW w:w="5000" w:type="pct"/>
        <w:jc w:val="center"/>
        <w:tblLook w:val="04A0" w:firstRow="1" w:lastRow="0" w:firstColumn="1" w:lastColumn="0" w:noHBand="0" w:noVBand="1"/>
      </w:tblPr>
      <w:tblGrid>
        <w:gridCol w:w="9288"/>
      </w:tblGrid>
      <w:tr w:rsidR="00C80B2D" w:rsidTr="00D56948">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C80B2D" w:rsidRDefault="00C80B2D" w:rsidP="00D56948">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Mémoire de PFE</w:t>
                </w:r>
              </w:p>
            </w:tc>
          </w:sdtContent>
        </w:sdt>
      </w:tr>
      <w:tr w:rsidR="00C80B2D" w:rsidTr="00D56948">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C80B2D" w:rsidRDefault="00C80B2D" w:rsidP="00C80B2D">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Optimisation paramétrique en simulation numérique</w:t>
                </w:r>
              </w:p>
            </w:tc>
          </w:sdtContent>
        </w:sdt>
      </w:tr>
      <w:tr w:rsidR="00C80B2D" w:rsidTr="00D56948">
        <w:trPr>
          <w:trHeight w:val="360"/>
          <w:jc w:val="center"/>
        </w:trPr>
        <w:tc>
          <w:tcPr>
            <w:tcW w:w="5000" w:type="pct"/>
            <w:vAlign w:val="center"/>
          </w:tcPr>
          <w:p w:rsidR="00C80B2D" w:rsidRDefault="00C80B2D" w:rsidP="00D56948">
            <w:pPr>
              <w:pStyle w:val="Sansinterligne"/>
              <w:jc w:val="center"/>
            </w:pPr>
          </w:p>
        </w:tc>
      </w:tr>
      <w:tr w:rsidR="00C80B2D" w:rsidTr="00D56948">
        <w:trPr>
          <w:trHeight w:val="360"/>
          <w:jc w:val="center"/>
        </w:trPr>
        <w:sdt>
          <w:sdtPr>
            <w:rPr>
              <w:b/>
              <w:bCs/>
              <w:color w:val="A5A5A5" w:themeColor="accent3"/>
              <w:sz w:val="36"/>
              <w:szCs w:val="36"/>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C80B2D" w:rsidRDefault="00C80B2D" w:rsidP="00D56948">
                <w:pPr>
                  <w:pStyle w:val="Sansinterligne"/>
                  <w:jc w:val="center"/>
                  <w:rPr>
                    <w:b/>
                    <w:bCs/>
                  </w:rPr>
                </w:pPr>
                <w:r w:rsidRPr="00C80B2D">
                  <w:rPr>
                    <w:b/>
                    <w:bCs/>
                    <w:color w:val="A5A5A5" w:themeColor="accent3"/>
                    <w:sz w:val="36"/>
                    <w:szCs w:val="36"/>
                  </w:rPr>
                  <w:t>Quentin BOUNIOL</w:t>
                </w:r>
              </w:p>
            </w:tc>
          </w:sdtContent>
        </w:sdt>
      </w:tr>
      <w:tr w:rsidR="00C80B2D" w:rsidTr="00D56948">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6-11-28T00:00:00Z">
              <w:dateFormat w:val="dd/MM/yyyy"/>
              <w:lid w:val="fr-FR"/>
              <w:storeMappedDataAs w:val="dateTime"/>
              <w:calendar w:val="gregorian"/>
            </w:date>
          </w:sdtPr>
          <w:sdtContent>
            <w:tc>
              <w:tcPr>
                <w:tcW w:w="5000" w:type="pct"/>
                <w:vAlign w:val="center"/>
              </w:tcPr>
              <w:p w:rsidR="00C80B2D" w:rsidRDefault="00C80B2D" w:rsidP="00D56948">
                <w:pPr>
                  <w:pStyle w:val="Sansinterligne"/>
                  <w:jc w:val="center"/>
                  <w:rPr>
                    <w:b/>
                    <w:bCs/>
                  </w:rPr>
                </w:pPr>
                <w:r>
                  <w:rPr>
                    <w:b/>
                    <w:bCs/>
                  </w:rPr>
                  <w:t>28/11/2016</w:t>
                </w:r>
              </w:p>
            </w:tc>
          </w:sdtContent>
        </w:sdt>
      </w:tr>
    </w:tbl>
    <w:p w:rsidR="00C80B2D" w:rsidRDefault="00C80B2D" w:rsidP="00C80B2D"/>
    <w:p w:rsidR="00C80B2D" w:rsidRDefault="00C80B2D" w:rsidP="00C80B2D"/>
    <w:tbl>
      <w:tblPr>
        <w:tblpPr w:leftFromText="187" w:rightFromText="187" w:horzAnchor="margin" w:tblpXSpec="center" w:tblpYSpec="bottom"/>
        <w:tblW w:w="5000" w:type="pct"/>
        <w:tblLook w:val="04A0" w:firstRow="1" w:lastRow="0" w:firstColumn="1" w:lastColumn="0" w:noHBand="0" w:noVBand="1"/>
      </w:tblPr>
      <w:tblGrid>
        <w:gridCol w:w="9288"/>
      </w:tblGrid>
      <w:tr w:rsidR="00C80B2D" w:rsidTr="00D56948">
        <w:tc>
          <w:tcPr>
            <w:tcW w:w="5000" w:type="pct"/>
          </w:tcPr>
          <w:p w:rsidR="00C80B2D" w:rsidRDefault="00C80B2D" w:rsidP="00D56948">
            <w:pPr>
              <w:pStyle w:val="Sansinterligne"/>
              <w:rPr>
                <w:i/>
                <w:sz w:val="24"/>
                <w:szCs w:val="24"/>
              </w:rPr>
            </w:pPr>
          </w:p>
          <w:p w:rsidR="00C80B2D" w:rsidRDefault="00C80B2D" w:rsidP="00D56948">
            <w:pPr>
              <w:pStyle w:val="Sansinterligne"/>
              <w:rPr>
                <w:i/>
                <w:sz w:val="24"/>
                <w:szCs w:val="24"/>
              </w:rPr>
            </w:pPr>
          </w:p>
          <w:p w:rsidR="00C80B2D" w:rsidRDefault="00C80B2D" w:rsidP="00D56948">
            <w:pPr>
              <w:pStyle w:val="Sansinterligne"/>
              <w:rPr>
                <w:i/>
                <w:sz w:val="24"/>
                <w:szCs w:val="24"/>
              </w:rPr>
            </w:pPr>
          </w:p>
          <w:p w:rsidR="00C80B2D" w:rsidRDefault="00C80B2D" w:rsidP="00D56948">
            <w:pPr>
              <w:pStyle w:val="Sansinterligne"/>
              <w:rPr>
                <w:i/>
                <w:sz w:val="24"/>
                <w:szCs w:val="24"/>
              </w:rPr>
            </w:pPr>
          </w:p>
          <w:p w:rsidR="00C80B2D" w:rsidRPr="004042D5" w:rsidRDefault="00C80B2D" w:rsidP="00D56948">
            <w:pPr>
              <w:pStyle w:val="Sansinterligne"/>
              <w:rPr>
                <w:rFonts w:ascii="Cambria Math" w:hAnsi="Cambria Math"/>
                <w:i/>
                <w:sz w:val="24"/>
                <w:szCs w:val="24"/>
              </w:rPr>
            </w:pPr>
          </w:p>
          <w:p w:rsidR="00C80B2D" w:rsidRPr="00D24377" w:rsidRDefault="00C80B2D" w:rsidP="00D56948">
            <w:pPr>
              <w:pStyle w:val="Sansinterligne"/>
              <w:rPr>
                <w:rFonts w:ascii="Cambria Math" w:hAnsi="Cambria Math"/>
              </w:rPr>
            </w:pPr>
            <w:r w:rsidRPr="00D24377">
              <w:rPr>
                <w:rFonts w:ascii="Cambria Math" w:hAnsi="Cambria Math"/>
              </w:rPr>
              <w:t>Tuteur industriel : M. R</w:t>
            </w:r>
            <w:r>
              <w:rPr>
                <w:rFonts w:ascii="Cambria Math" w:hAnsi="Cambria Math"/>
              </w:rPr>
              <w:t>UIZ Guillaume</w:t>
            </w:r>
          </w:p>
          <w:p w:rsidR="00C80B2D" w:rsidRPr="00D24377" w:rsidRDefault="00C80B2D" w:rsidP="00D56948">
            <w:pPr>
              <w:pStyle w:val="Sansinterligne"/>
              <w:rPr>
                <w:rFonts w:ascii="Cambria Math" w:hAnsi="Cambria Math"/>
              </w:rPr>
            </w:pPr>
            <w:r w:rsidRPr="00D24377">
              <w:rPr>
                <w:rFonts w:ascii="Cambria Math" w:hAnsi="Cambria Math"/>
              </w:rPr>
              <w:t xml:space="preserve">Tuteur académique : M. </w:t>
            </w:r>
            <w:r>
              <w:rPr>
                <w:rFonts w:ascii="Cambria Math" w:hAnsi="Cambria Math"/>
              </w:rPr>
              <w:t>NAIT ALI</w:t>
            </w:r>
            <w:r w:rsidRPr="00D24377">
              <w:rPr>
                <w:rFonts w:ascii="Cambria Math" w:hAnsi="Cambria Math"/>
              </w:rPr>
              <w:t xml:space="preserve"> </w:t>
            </w:r>
            <w:proofErr w:type="spellStart"/>
            <w:r>
              <w:rPr>
                <w:rFonts w:ascii="Cambria Math" w:hAnsi="Cambria Math"/>
              </w:rPr>
              <w:t>Azdine</w:t>
            </w:r>
            <w:proofErr w:type="spellEnd"/>
          </w:p>
          <w:p w:rsidR="00C80B2D" w:rsidRDefault="00C80B2D" w:rsidP="00D56948">
            <w:pPr>
              <w:pStyle w:val="Sansinterligne"/>
            </w:pPr>
          </w:p>
        </w:tc>
      </w:tr>
      <w:tr w:rsidR="00C80B2D" w:rsidRPr="00D24377" w:rsidTr="00D56948">
        <w:tc>
          <w:tcPr>
            <w:tcW w:w="5000" w:type="pct"/>
          </w:tcPr>
          <w:p w:rsidR="00C80B2D" w:rsidRPr="00191A4A" w:rsidRDefault="00C80B2D" w:rsidP="00C80B2D">
            <w:pPr>
              <w:pStyle w:val="Sansinterligne"/>
              <w:rPr>
                <w:i/>
                <w:color w:val="538135" w:themeColor="accent6" w:themeShade="BF"/>
              </w:rPr>
            </w:pPr>
            <w:r>
              <w:rPr>
                <w:i/>
                <w:color w:val="538135" w:themeColor="accent6" w:themeShade="BF"/>
              </w:rPr>
              <w:t>Du 02/05/2016 au 28/10/2016</w:t>
            </w:r>
          </w:p>
        </w:tc>
      </w:tr>
    </w:tbl>
    <w:p w:rsidR="00C80B2D" w:rsidRPr="00D24377" w:rsidRDefault="00C80B2D" w:rsidP="00C80B2D"/>
    <w:p w:rsidR="00C80B2D" w:rsidRDefault="00AD0D7C" w:rsidP="00C80B2D">
      <w:pPr>
        <w:keepNext/>
        <w:spacing w:after="200"/>
        <w:jc w:val="center"/>
      </w:pPr>
      <w:r w:rsidRPr="00AD0D7C">
        <w:rPr>
          <w:noProof/>
          <w:lang w:eastAsia="fr-FR"/>
        </w:rPr>
        <w:drawing>
          <wp:inline distT="0" distB="0" distL="0" distR="0" wp14:anchorId="66E66CF1" wp14:editId="30EE3C62">
            <wp:extent cx="2773931" cy="2429245"/>
            <wp:effectExtent l="0" t="0" r="7620" b="9525"/>
            <wp:docPr id="4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2934" cy="2454644"/>
                    </a:xfrm>
                    <a:prstGeom prst="rect">
                      <a:avLst/>
                    </a:prstGeom>
                    <a:noFill/>
                    <a:ln>
                      <a:noFill/>
                    </a:ln>
                    <a:extLst/>
                  </pic:spPr>
                </pic:pic>
              </a:graphicData>
            </a:graphic>
          </wp:inline>
        </w:drawing>
      </w:r>
    </w:p>
    <w:p w:rsidR="001C1FE6" w:rsidRDefault="001C1FE6" w:rsidP="00BE385F">
      <w:pPr>
        <w:jc w:val="center"/>
      </w:pPr>
      <w:r>
        <w:br w:type="page"/>
      </w:r>
    </w:p>
    <w:p w:rsidR="00B833AB" w:rsidRDefault="00B833AB" w:rsidP="001C1FE6">
      <w:pPr>
        <w:pStyle w:val="Titre1"/>
      </w:pPr>
      <w:bookmarkStart w:id="0" w:name="_Toc465344360"/>
      <w:bookmarkStart w:id="1" w:name="_Toc465348407"/>
      <w:r>
        <w:lastRenderedPageBreak/>
        <w:t>Résumé/Abstract</w:t>
      </w:r>
      <w:bookmarkEnd w:id="0"/>
      <w:bookmarkEnd w:id="1"/>
    </w:p>
    <w:p w:rsidR="00B833AB" w:rsidRDefault="00B833AB" w:rsidP="00EA5100">
      <w:pPr>
        <w:autoSpaceDE w:val="0"/>
        <w:autoSpaceDN w:val="0"/>
        <w:adjustRightInd w:val="0"/>
        <w:ind w:firstLine="426"/>
        <w:jc w:val="both"/>
      </w:pPr>
      <w:r w:rsidRPr="005E1AA3">
        <w:t>Ce rapport traite de</w:t>
      </w:r>
      <w:r>
        <w:t xml:space="preserve"> la compréhension et de la mise en place d’une méthode d’optimisation paramétrique générale en simulation numérique. Après avoir réalisé un état de l’art pour comprendre le fonctionnement des algorithmes d’optimisation, un cas test est réalisé sur un modèle thermomécanique avec le logiciel </w:t>
      </w:r>
      <w:proofErr w:type="spellStart"/>
      <w:r>
        <w:t>Optimus</w:t>
      </w:r>
      <w:proofErr w:type="spellEnd"/>
      <w:r>
        <w:t xml:space="preserve"> combiné avec Marc/</w:t>
      </w:r>
      <w:proofErr w:type="spellStart"/>
      <w:r>
        <w:t>Mentat</w:t>
      </w:r>
      <w:proofErr w:type="spellEnd"/>
      <w:r>
        <w:t xml:space="preserve"> afin de tester la mise en place de boucle d’optimisation e</w:t>
      </w:r>
      <w:r w:rsidR="00B9667F">
        <w:t>t de déterminer les performances</w:t>
      </w:r>
      <w:r>
        <w:t xml:space="preserve"> de chaque algorithme pour en déduire une classification. Un deuxième cas industriel permet cette fois d’allier optimisation paramétrique et topologique pour respecter les performances fixées par le cahier des charges client d’un bouchon </w:t>
      </w:r>
      <w:r w:rsidR="00BC4713">
        <w:t xml:space="preserve">doseur </w:t>
      </w:r>
      <w:r>
        <w:t>de lessive. L’étude traite de l’écoulement de la lessive dans le bouchon par effet siphon grâce à la différence de pression avec, dans un premier temps, l</w:t>
      </w:r>
      <w:r w:rsidR="00BC4713">
        <w:t>a plate-forme</w:t>
      </w:r>
      <w:r>
        <w:t xml:space="preserve"> ANSYS </w:t>
      </w:r>
      <w:proofErr w:type="spellStart"/>
      <w:r>
        <w:t>Workbench</w:t>
      </w:r>
      <w:proofErr w:type="spellEnd"/>
      <w:r>
        <w:t xml:space="preserve"> </w:t>
      </w:r>
      <w:r w:rsidR="00BC4713">
        <w:t>utilisant le logiciel</w:t>
      </w:r>
      <w:r>
        <w:t xml:space="preserve"> </w:t>
      </w:r>
      <w:r w:rsidR="00F91499">
        <w:t>Fluent</w:t>
      </w:r>
      <w:r w:rsidR="00BC4713">
        <w:t xml:space="preserve"> puis, dans un second temps,</w:t>
      </w:r>
      <w:r>
        <w:t xml:space="preserve"> avec un code Python couplé avec </w:t>
      </w:r>
      <w:r w:rsidR="00F91499">
        <w:t>Fluent</w:t>
      </w:r>
      <w:r>
        <w:t xml:space="preserve"> aux meilleures performances. Ce cas permet </w:t>
      </w:r>
      <w:r>
        <w:rPr>
          <w:rFonts w:cs="Arial"/>
        </w:rPr>
        <w:t xml:space="preserve">d’étudier la validité des méthodes de résolution numérique </w:t>
      </w:r>
      <w:r w:rsidR="00EA5100">
        <w:rPr>
          <w:rFonts w:cs="Arial"/>
        </w:rPr>
        <w:t xml:space="preserve">proposées au cas précédent </w:t>
      </w:r>
      <w:r>
        <w:t>et de pouvoir ainsi les appliquer à un cas</w:t>
      </w:r>
      <w:r w:rsidR="00EA5100">
        <w:t xml:space="preserve"> industriel</w:t>
      </w:r>
      <w:r>
        <w:t xml:space="preserve">. </w:t>
      </w:r>
    </w:p>
    <w:p w:rsidR="00EA5100" w:rsidRPr="00EA5100" w:rsidRDefault="00EA5100" w:rsidP="00EA5100">
      <w:pPr>
        <w:autoSpaceDE w:val="0"/>
        <w:autoSpaceDN w:val="0"/>
        <w:adjustRightInd w:val="0"/>
        <w:ind w:firstLine="426"/>
        <w:jc w:val="both"/>
        <w:rPr>
          <w:lang w:val="en-US"/>
        </w:rPr>
      </w:pPr>
      <w:r w:rsidRPr="00EA5100">
        <w:rPr>
          <w:lang w:val="en-US"/>
        </w:rPr>
        <w:t>This report is about the understanding and the setting up of general parametric optimization methods in numerical simulation</w:t>
      </w:r>
      <w:r>
        <w:rPr>
          <w:lang w:val="en-US"/>
        </w:rPr>
        <w:t>. After studying the principles of several optimization algorithms, a first case is realized on a thermomechanical model on Optimus combined with Marc/</w:t>
      </w:r>
      <w:proofErr w:type="spellStart"/>
      <w:r>
        <w:rPr>
          <w:lang w:val="en-US"/>
        </w:rPr>
        <w:t>Mentat</w:t>
      </w:r>
      <w:proofErr w:type="spellEnd"/>
      <w:r>
        <w:rPr>
          <w:lang w:val="en-US"/>
        </w:rPr>
        <w:t xml:space="preserve"> in order to test the setting up of an optimization loop a</w:t>
      </w:r>
      <w:r w:rsidR="00B9667F">
        <w:rPr>
          <w:lang w:val="en-US"/>
        </w:rPr>
        <w:t>nd to establish the performance</w:t>
      </w:r>
      <w:r>
        <w:rPr>
          <w:lang w:val="en-US"/>
        </w:rPr>
        <w:t xml:space="preserve"> of each algorithm to build then a classification. A second industrial case </w:t>
      </w:r>
      <w:r w:rsidR="00524349">
        <w:rPr>
          <w:lang w:val="en-US"/>
        </w:rPr>
        <w:t>allows the engineer to ally parametric and topologic optimization to respect the performance fixed by client’s specifications. The study is about a detergent flow in a plug modeled with, in a first time, ANSYS Workbench/</w:t>
      </w:r>
      <w:r w:rsidR="00F91499">
        <w:rPr>
          <w:lang w:val="en-US"/>
        </w:rPr>
        <w:t>Fluent</w:t>
      </w:r>
      <w:r w:rsidR="00524349">
        <w:rPr>
          <w:lang w:val="en-US"/>
        </w:rPr>
        <w:t xml:space="preserve"> and, in a second time, with Python/Workbench/</w:t>
      </w:r>
      <w:r w:rsidR="00F91499">
        <w:rPr>
          <w:lang w:val="en-US"/>
        </w:rPr>
        <w:t>Fluent</w:t>
      </w:r>
      <w:r w:rsidR="00524349">
        <w:rPr>
          <w:lang w:val="en-US"/>
        </w:rPr>
        <w:t xml:space="preserve">, which gives better results. This case permits to study the validity of the numerical resolution methods proposed in the first case. </w:t>
      </w:r>
    </w:p>
    <w:p w:rsidR="00B833AB" w:rsidRPr="00EA5100" w:rsidRDefault="00B833AB" w:rsidP="00B833AB">
      <w:pPr>
        <w:rPr>
          <w:lang w:val="en-US"/>
        </w:rPr>
      </w:pPr>
    </w:p>
    <w:p w:rsidR="00B833AB" w:rsidRPr="00EA5100" w:rsidRDefault="00B833AB">
      <w:pPr>
        <w:rPr>
          <w:rFonts w:asciiTheme="majorHAnsi" w:eastAsiaTheme="majorEastAsia" w:hAnsiTheme="majorHAnsi" w:cstheme="majorBidi"/>
          <w:color w:val="2E74B5" w:themeColor="accent1" w:themeShade="BF"/>
          <w:sz w:val="32"/>
          <w:szCs w:val="32"/>
          <w:lang w:val="en-US"/>
        </w:rPr>
      </w:pPr>
      <w:r w:rsidRPr="00EA5100">
        <w:rPr>
          <w:lang w:val="en-US"/>
        </w:rPr>
        <w:br w:type="page"/>
      </w:r>
    </w:p>
    <w:p w:rsidR="001C1FE6" w:rsidRPr="00B9667F" w:rsidRDefault="001C1FE6" w:rsidP="001C1FE6">
      <w:pPr>
        <w:pStyle w:val="Titre1"/>
      </w:pPr>
      <w:bookmarkStart w:id="2" w:name="_Toc465348408"/>
      <w:r w:rsidRPr="00B9667F">
        <w:lastRenderedPageBreak/>
        <w:t>Remerciements</w:t>
      </w:r>
      <w:bookmarkEnd w:id="2"/>
    </w:p>
    <w:p w:rsidR="00E430F5" w:rsidRDefault="00E430F5" w:rsidP="00215A2F">
      <w:pPr>
        <w:spacing w:after="200"/>
        <w:ind w:firstLine="426"/>
        <w:jc w:val="both"/>
      </w:pPr>
      <w:r>
        <w:t xml:space="preserve">Tout d’abord, je tiens à remercier </w:t>
      </w:r>
      <w:r w:rsidR="003A309D">
        <w:t>Guillaume Ruiz</w:t>
      </w:r>
      <w:r>
        <w:t>, mon tuteur de stage pendant ces 6 mois. Investi et impliqué, il a su m’expliquer les principes de base de l’optimisation et me donner des pistes pour poursuivre l’étude. Il a toujours été à l’écoute et a fait preuve de patience et sérieux.</w:t>
      </w:r>
    </w:p>
    <w:p w:rsidR="00E430F5" w:rsidRDefault="00E430F5" w:rsidP="00215A2F">
      <w:pPr>
        <w:spacing w:after="200"/>
        <w:ind w:firstLine="426"/>
        <w:jc w:val="both"/>
      </w:pPr>
      <w:r>
        <w:t>Je remercie Matthieu Puyo</w:t>
      </w:r>
      <w:r w:rsidR="003A309D">
        <w:t xml:space="preserve">, responsable du service de simulation numérique, </w:t>
      </w:r>
      <w:r>
        <w:t xml:space="preserve">pour l’opportunité qu’il m’a offerte en me permettant d’effectuer mon stage chez </w:t>
      </w:r>
      <w:proofErr w:type="spellStart"/>
      <w:r>
        <w:t>Ingeliance</w:t>
      </w:r>
      <w:proofErr w:type="spellEnd"/>
      <w:r>
        <w:t>. J’ai acquis aussi bien des compétences techniques que professionnelles et un épanouissement personnel.</w:t>
      </w:r>
    </w:p>
    <w:p w:rsidR="00E430F5" w:rsidRDefault="00E430F5" w:rsidP="00215A2F">
      <w:pPr>
        <w:spacing w:after="200"/>
        <w:ind w:firstLine="426"/>
        <w:jc w:val="both"/>
      </w:pPr>
      <w:r>
        <w:t xml:space="preserve">Je souhaiterais également remercier Delphine </w:t>
      </w:r>
      <w:proofErr w:type="spellStart"/>
      <w:r>
        <w:t>Depeyras</w:t>
      </w:r>
      <w:proofErr w:type="spellEnd"/>
      <w:r w:rsidR="003A309D">
        <w:t xml:space="preserve">, responsable de l’équipe CFD, </w:t>
      </w:r>
      <w:r>
        <w:t>pour son écoute et la disponibilité dont elle a fait preuve pour me donner des conseils fructueux au cours de réunions et relire mon mémoire.</w:t>
      </w:r>
    </w:p>
    <w:p w:rsidR="003A309D" w:rsidRDefault="003A309D" w:rsidP="00215A2F">
      <w:pPr>
        <w:ind w:firstLine="426"/>
        <w:jc w:val="both"/>
      </w:pPr>
      <w:r>
        <w:t xml:space="preserve">Je remercie tout particulièrement François </w:t>
      </w:r>
      <w:proofErr w:type="spellStart"/>
      <w:r>
        <w:t>Plessier</w:t>
      </w:r>
      <w:proofErr w:type="spellEnd"/>
      <w:r>
        <w:t>, Christophe Ars et Gilles Vogt pour l’aide qu’ils m’ont apportée au cours des cas industriels que j’ai pu rencontrer. Leurs expériences dans les domaines du calcul thermomécanique, de la simulation d’écoulements fluide et de la programmation m’ont apporté une aide précieuse pour remplir les objectifs du stage.</w:t>
      </w:r>
    </w:p>
    <w:p w:rsidR="00E430F5" w:rsidRDefault="003A309D" w:rsidP="00215A2F">
      <w:pPr>
        <w:ind w:firstLine="426"/>
        <w:jc w:val="both"/>
      </w:pPr>
      <w:r>
        <w:t>Enfin, j</w:t>
      </w:r>
      <w:r w:rsidR="00E430F5">
        <w:t xml:space="preserve">e remercie </w:t>
      </w:r>
      <w:r>
        <w:t>l’ensemble d</w:t>
      </w:r>
      <w:r w:rsidR="00E430F5">
        <w:t>es membres de l’agence</w:t>
      </w:r>
      <w:r>
        <w:t xml:space="preserve"> de Bordeaux</w:t>
      </w:r>
      <w:r w:rsidR="00E430F5">
        <w:t xml:space="preserve"> pour </w:t>
      </w:r>
      <w:r>
        <w:t>leurs conseils sur certains logiciels</w:t>
      </w:r>
      <w:r w:rsidR="00E430F5">
        <w:t xml:space="preserve">, </w:t>
      </w:r>
      <w:r>
        <w:t xml:space="preserve">leur convivialité et </w:t>
      </w:r>
      <w:r w:rsidR="00E430F5">
        <w:t>leur bonne humeur</w:t>
      </w:r>
      <w:r>
        <w:t>.</w:t>
      </w:r>
    </w:p>
    <w:p w:rsidR="00A13653" w:rsidRDefault="00A13653">
      <w:r>
        <w:br w:type="page"/>
      </w:r>
    </w:p>
    <w:p w:rsidR="00A13653" w:rsidRDefault="00A13653" w:rsidP="005F25BE">
      <w:pPr>
        <w:pStyle w:val="Titre1"/>
      </w:pPr>
      <w:bookmarkStart w:id="3" w:name="_Toc465348409"/>
      <w:r>
        <w:lastRenderedPageBreak/>
        <w:t>Présentation de l’entreprise</w:t>
      </w:r>
      <w:bookmarkEnd w:id="3"/>
    </w:p>
    <w:p w:rsidR="00A13653" w:rsidRDefault="00A13653" w:rsidP="00A13653">
      <w:pPr>
        <w:ind w:firstLine="426"/>
        <w:jc w:val="both"/>
        <w:rPr>
          <w:lang w:eastAsia="x-none"/>
        </w:rPr>
      </w:pPr>
      <w:r>
        <w:rPr>
          <w:lang w:eastAsia="x-none"/>
        </w:rPr>
        <w:t xml:space="preserve">Le groupe INGELIANCE est une société de prestation en ingénierie depuis 2001 suite à la fusion des entreprises ALTEP Ingénierie et AXS Analyse de Structures. Il compte plus de 500 collaborateurs répartis à travers toute la France et à l’international avec des agences à Singapour et en Allemagne afin de répondre au mieux aux besoins de ses clients. La société, qui représente un chiffre d’affaires de 30 M d’euros, couvre un large panel de secteurs industriels clés de l’ingénierie comme présenté sur le diagramme suivant. </w:t>
      </w:r>
    </w:p>
    <w:p w:rsidR="00B6549C" w:rsidRDefault="00A13653" w:rsidP="00B6549C">
      <w:pPr>
        <w:keepNext/>
        <w:jc w:val="center"/>
      </w:pPr>
      <w:r w:rsidRPr="00A344DA">
        <w:rPr>
          <w:noProof/>
          <w:lang w:eastAsia="fr-FR"/>
        </w:rPr>
        <w:drawing>
          <wp:inline distT="0" distB="0" distL="0" distR="0" wp14:anchorId="4E00C2A4" wp14:editId="0E37F176">
            <wp:extent cx="3778370" cy="2786355"/>
            <wp:effectExtent l="0" t="0" r="0" b="0"/>
            <wp:docPr id="70" name="Image 70" descr="Macintosh HD:Users:carolinedelhaye:Desktop:secteurs_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olinedelhaye:Desktop:secteurs_201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1027" cy="2788315"/>
                    </a:xfrm>
                    <a:prstGeom prst="rect">
                      <a:avLst/>
                    </a:prstGeom>
                    <a:noFill/>
                    <a:ln>
                      <a:noFill/>
                    </a:ln>
                  </pic:spPr>
                </pic:pic>
              </a:graphicData>
            </a:graphic>
          </wp:inline>
        </w:drawing>
      </w:r>
    </w:p>
    <w:p w:rsidR="00A13653" w:rsidRDefault="00B6549C" w:rsidP="00B6549C">
      <w:pPr>
        <w:pStyle w:val="Lgende"/>
        <w:jc w:val="center"/>
      </w:pPr>
      <w:bookmarkStart w:id="4" w:name="_Toc465344404"/>
      <w:r>
        <w:t xml:space="preserve">Figure </w:t>
      </w:r>
      <w:fldSimple w:instr=" SEQ Figure \* ARABIC ">
        <w:r w:rsidR="007F43A3">
          <w:rPr>
            <w:noProof/>
          </w:rPr>
          <w:t>1</w:t>
        </w:r>
      </w:fldSimple>
      <w:r>
        <w:t xml:space="preserve"> : Secteurs d'activité du groupe </w:t>
      </w:r>
      <w:proofErr w:type="spellStart"/>
      <w:r>
        <w:t>Ingéliance</w:t>
      </w:r>
      <w:bookmarkEnd w:id="4"/>
      <w:proofErr w:type="spellEnd"/>
    </w:p>
    <w:p w:rsidR="00A13653" w:rsidRDefault="00A13653" w:rsidP="00B6549C">
      <w:pPr>
        <w:spacing w:after="200"/>
        <w:ind w:firstLine="425"/>
        <w:jc w:val="both"/>
        <w:rPr>
          <w:lang w:eastAsia="x-none"/>
        </w:rPr>
      </w:pPr>
      <w:r>
        <w:rPr>
          <w:lang w:eastAsia="x-none"/>
        </w:rPr>
        <w:t xml:space="preserve">Le stage s’est réalisé à l’agence de Mérignac (33) dont le bureau de calcul regroupe une trentaine d’ingénieurs spécialisés dans le domaine de la simulation numérique et répartis en deux équipes dirigées par M. Matthieu PUYO : le pôle Structure/Architecture et le pôle CFD </w:t>
      </w:r>
      <w:r>
        <w:t>(</w:t>
      </w:r>
      <w:proofErr w:type="spellStart"/>
      <w:r>
        <w:t>Computational</w:t>
      </w:r>
      <w:proofErr w:type="spellEnd"/>
      <w:r>
        <w:t xml:space="preserve"> </w:t>
      </w:r>
      <w:proofErr w:type="spellStart"/>
      <w:r>
        <w:t>Fluid</w:t>
      </w:r>
      <w:proofErr w:type="spellEnd"/>
      <w:r>
        <w:t xml:space="preserve"> Dynamics)</w:t>
      </w:r>
      <w:r>
        <w:rPr>
          <w:lang w:eastAsia="x-none"/>
        </w:rPr>
        <w:t xml:space="preserve">/Couplage </w:t>
      </w:r>
      <w:proofErr w:type="spellStart"/>
      <w:r>
        <w:rPr>
          <w:lang w:eastAsia="x-none"/>
        </w:rPr>
        <w:t>multiphysiques</w:t>
      </w:r>
      <w:proofErr w:type="spellEnd"/>
      <w:r>
        <w:rPr>
          <w:lang w:eastAsia="x-none"/>
        </w:rPr>
        <w:t>. Le stage s’est déroulé dans le pôle Structure/Architecture sous la direction et encadré par Mr Guillaume RUIZ.</w:t>
      </w:r>
    </w:p>
    <w:p w:rsidR="00B6549C" w:rsidRDefault="00B6549C" w:rsidP="00B6549C">
      <w:pPr>
        <w:keepNext/>
        <w:jc w:val="center"/>
      </w:pPr>
      <w:r>
        <w:rPr>
          <w:noProof/>
          <w:lang w:eastAsia="fr-FR"/>
        </w:rPr>
        <w:drawing>
          <wp:inline distT="0" distB="0" distL="0" distR="0" wp14:anchorId="1336F437" wp14:editId="3E43AC3C">
            <wp:extent cx="3224711" cy="2224585"/>
            <wp:effectExtent l="19050" t="0" r="0" b="0"/>
            <wp:docPr id="32" name="Image 4" descr="http://www.ingeliance.com/uploads/assets/images/ingeliance-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ngeliance.com/uploads/assets/images/ingeliance-carte.PNG"/>
                    <pic:cNvPicPr>
                      <a:picLocks noChangeAspect="1" noChangeArrowheads="1"/>
                    </pic:cNvPicPr>
                  </pic:nvPicPr>
                  <pic:blipFill>
                    <a:blip r:embed="rId14"/>
                    <a:srcRect/>
                    <a:stretch>
                      <a:fillRect/>
                    </a:stretch>
                  </pic:blipFill>
                  <pic:spPr bwMode="auto">
                    <a:xfrm>
                      <a:off x="0" y="0"/>
                      <a:ext cx="3245180" cy="2238706"/>
                    </a:xfrm>
                    <a:prstGeom prst="rect">
                      <a:avLst/>
                    </a:prstGeom>
                    <a:noFill/>
                    <a:ln w="9525">
                      <a:noFill/>
                      <a:miter lim="800000"/>
                      <a:headEnd/>
                      <a:tailEnd/>
                    </a:ln>
                  </pic:spPr>
                </pic:pic>
              </a:graphicData>
            </a:graphic>
          </wp:inline>
        </w:drawing>
      </w:r>
    </w:p>
    <w:p w:rsidR="00B6549C" w:rsidRDefault="00B6549C" w:rsidP="00B6549C">
      <w:pPr>
        <w:pStyle w:val="Lgende"/>
        <w:jc w:val="center"/>
      </w:pPr>
      <w:bookmarkStart w:id="5" w:name="_Toc465344405"/>
      <w:r>
        <w:t xml:space="preserve">Figure </w:t>
      </w:r>
      <w:fldSimple w:instr=" SEQ Figure \* ARABIC ">
        <w:r w:rsidR="007F43A3">
          <w:rPr>
            <w:noProof/>
          </w:rPr>
          <w:t>2</w:t>
        </w:r>
      </w:fldSimple>
      <w:r>
        <w:t xml:space="preserve"> : Impl</w:t>
      </w:r>
      <w:r w:rsidR="00BC4713">
        <w:t>a</w:t>
      </w:r>
      <w:r>
        <w:t>ntation du groupe en France et à l'international</w:t>
      </w:r>
      <w:bookmarkEnd w:id="5"/>
    </w:p>
    <w:p w:rsidR="00D56948" w:rsidRDefault="00D56948">
      <w:r>
        <w:br w:type="page"/>
      </w:r>
    </w:p>
    <w:p w:rsidR="00D56948" w:rsidRPr="00D56948" w:rsidRDefault="00D56948" w:rsidP="00C45BA6">
      <w:pPr>
        <w:pStyle w:val="Titre1"/>
      </w:pPr>
      <w:bookmarkStart w:id="6" w:name="_Toc465348410"/>
      <w:r>
        <w:lastRenderedPageBreak/>
        <w:t>Contexte du stage au sein d’</w:t>
      </w:r>
      <w:proofErr w:type="spellStart"/>
      <w:r>
        <w:t>Ing</w:t>
      </w:r>
      <w:r w:rsidR="001F4554">
        <w:t>e</w:t>
      </w:r>
      <w:r>
        <w:t>liance</w:t>
      </w:r>
      <w:bookmarkEnd w:id="6"/>
      <w:proofErr w:type="spellEnd"/>
    </w:p>
    <w:p w:rsidR="007E09DF" w:rsidRDefault="00D56948" w:rsidP="00AB0C34">
      <w:pPr>
        <w:autoSpaceDE w:val="0"/>
        <w:autoSpaceDN w:val="0"/>
        <w:adjustRightInd w:val="0"/>
        <w:spacing w:line="240" w:lineRule="auto"/>
        <w:ind w:firstLine="426"/>
        <w:jc w:val="both"/>
        <w:rPr>
          <w:ins w:id="7" w:author="Guillaume RUIZ" w:date="2016-10-28T11:30:00Z"/>
        </w:rPr>
      </w:pPr>
      <w:r>
        <w:t>L’agence de Bordeaux a pour vocation au sein du groupe d’être d’avantage multidisciplinaire et polyvalente</w:t>
      </w:r>
      <w:r w:rsidR="00BC4713">
        <w:t xml:space="preserve"> (sur les différents métiers, mais aussi sur divers secteurs d’activité et donc de produits industriels)</w:t>
      </w:r>
      <w:r>
        <w:t>. De ce fait, elle souhaite étendre son expertise afin de capter de nouveaux marchés, tel que celui de l’optimisation dans un cadre industriel. L’industrie aéronautique est constamment en recherche de nouvelles conceptions de pro</w:t>
      </w:r>
      <w:r w:rsidR="00E05287">
        <w:t>duit et est amenée à rencontrer</w:t>
      </w:r>
      <w:r>
        <w:t xml:space="preserve"> des problèmes d’ordre technologique : réduction de coût et de masse, recalage d’un modèle par rapport à des données expérimentales</w:t>
      </w:r>
      <w:r w:rsidR="0028114C">
        <w:t>…</w:t>
      </w:r>
      <w:r>
        <w:t xml:space="preserve"> Ces problématiques peuvent s’exprimer sous la forme d’une fonction </w:t>
      </w:r>
      <w:proofErr w:type="gramStart"/>
      <w:r>
        <w:t xml:space="preserve">objectif </w:t>
      </w:r>
      <w:del w:id="8" w:author="Guillaume RUIZ" w:date="2016-10-28T11:18:00Z">
        <w:r w:rsidDel="00B63809">
          <w:delText xml:space="preserve">dont le but sera de </w:delText>
        </w:r>
        <w:r w:rsidR="002A20E8" w:rsidDel="00B63809">
          <w:delText xml:space="preserve">la </w:delText>
        </w:r>
      </w:del>
      <w:ins w:id="9" w:author="Guillaume RUIZ" w:date="2016-10-28T11:18:00Z">
        <w:r w:rsidR="00B63809">
          <w:t>à</w:t>
        </w:r>
        <w:proofErr w:type="gramEnd"/>
        <w:r w:rsidR="00B63809">
          <w:t xml:space="preserve"> </w:t>
        </w:r>
      </w:ins>
      <w:r w:rsidR="002A20E8">
        <w:t>minimiser</w:t>
      </w:r>
      <w:r w:rsidR="00AB0C34">
        <w:t xml:space="preserve">. </w:t>
      </w:r>
      <w:commentRangeStart w:id="10"/>
      <w:r w:rsidR="00AB0C34" w:rsidRPr="00894534">
        <w:rPr>
          <w:rFonts w:cs="Times New Roman"/>
        </w:rPr>
        <w:t>Par exemple, dans le célèbre problème du voyageur de commerce, la longueur de la tournée d’un “voyageur de commerce”, qui doit visiter un certain nombre</w:t>
      </w:r>
      <w:r w:rsidR="00AB0C34">
        <w:rPr>
          <w:rFonts w:cs="Times New Roman"/>
        </w:rPr>
        <w:t xml:space="preserve"> </w:t>
      </w:r>
      <w:r w:rsidR="00AB0C34" w:rsidRPr="00894534">
        <w:rPr>
          <w:rFonts w:cs="Times New Roman"/>
        </w:rPr>
        <w:t>de villes, avant de retourner à la ville de départ</w:t>
      </w:r>
      <w:r w:rsidR="00AB0C34">
        <w:rPr>
          <w:rFonts w:cs="Times New Roman"/>
        </w:rPr>
        <w:t>, doit être minimisée</w:t>
      </w:r>
      <w:commentRangeEnd w:id="10"/>
      <w:r w:rsidR="00B63809">
        <w:rPr>
          <w:rStyle w:val="Marquedecommentaire"/>
        </w:rPr>
        <w:commentReference w:id="10"/>
      </w:r>
      <w:r w:rsidR="00AB0C34" w:rsidRPr="00894534">
        <w:rPr>
          <w:rFonts w:cs="Times New Roman"/>
        </w:rPr>
        <w:t>. La définition du problème d’optimisation</w:t>
      </w:r>
      <w:r w:rsidR="00AB0C34">
        <w:rPr>
          <w:rFonts w:cs="Times New Roman"/>
        </w:rPr>
        <w:t xml:space="preserve"> </w:t>
      </w:r>
      <w:r w:rsidR="00AB0C34" w:rsidRPr="00894534">
        <w:rPr>
          <w:rFonts w:cs="Times New Roman"/>
        </w:rPr>
        <w:t xml:space="preserve">est souvent complétée par la donnée de </w:t>
      </w:r>
      <w:r w:rsidR="00AB0C34" w:rsidRPr="00894534">
        <w:rPr>
          <w:rFonts w:cs="Times New Roman"/>
          <w:i/>
          <w:iCs/>
        </w:rPr>
        <w:t xml:space="preserve">contraintes </w:t>
      </w:r>
      <w:r w:rsidR="00AB0C34">
        <w:t>(conditions initiales, paramètres à maximiser, minimiser…</w:t>
      </w:r>
      <w:proofErr w:type="gramStart"/>
      <w:r w:rsidR="00AB0C34">
        <w:t>)</w:t>
      </w:r>
      <w:proofErr w:type="gramEnd"/>
      <w:del w:id="11" w:author="Guillaume RUIZ" w:date="2016-10-28T11:25:00Z">
        <w:r w:rsidR="00AB0C34" w:rsidRPr="00894534" w:rsidDel="00B63809">
          <w:rPr>
            <w:rFonts w:cs="Times New Roman"/>
          </w:rPr>
          <w:delText>:</w:delText>
        </w:r>
        <w:r w:rsidR="00AB0C34" w:rsidDel="00B63809">
          <w:rPr>
            <w:rFonts w:cs="Times New Roman"/>
          </w:rPr>
          <w:delText xml:space="preserve"> tous les paramètres</w:delText>
        </w:r>
        <w:r w:rsidR="00AB0C34" w:rsidRPr="00894534" w:rsidDel="00B63809">
          <w:rPr>
            <w:rFonts w:cs="Times New Roman"/>
          </w:rPr>
          <w:delText xml:space="preserve"> de la solution proposée doivent respecter ces contraintes, faute de quoi la solution</w:delText>
        </w:r>
        <w:r w:rsidR="00AB0C34" w:rsidDel="00B63809">
          <w:rPr>
            <w:rFonts w:cs="Times New Roman"/>
          </w:rPr>
          <w:delText xml:space="preserve"> n’est pas réalisable</w:delText>
        </w:r>
      </w:del>
      <w:ins w:id="12" w:author="Guillaume RUIZ" w:date="2016-10-28T11:25:00Z">
        <w:r w:rsidR="00B63809">
          <w:rPr>
            <w:rFonts w:cs="Times New Roman"/>
          </w:rPr>
          <w:t>sur les paramètres de la solution proposée, afin que celle-ci soit réalisable</w:t>
        </w:r>
      </w:ins>
      <w:r>
        <w:t xml:space="preserve">. </w:t>
      </w:r>
      <w:r w:rsidR="002A20E8">
        <w:t xml:space="preserve">Afin de minimiser cette fonction </w:t>
      </w:r>
      <w:proofErr w:type="gramStart"/>
      <w:r w:rsidR="002A20E8">
        <w:t>objectif</w:t>
      </w:r>
      <w:proofErr w:type="gramEnd"/>
      <w:r w:rsidR="002A20E8">
        <w:t xml:space="preserve">, de nombreux algorithmes d’optimisation sont disponibles au sein de logiciels tels que </w:t>
      </w:r>
      <w:proofErr w:type="spellStart"/>
      <w:r w:rsidR="002A20E8">
        <w:t>Optimus</w:t>
      </w:r>
      <w:proofErr w:type="spellEnd"/>
      <w:r w:rsidR="002A20E8">
        <w:t xml:space="preserve">, ANSYS ou </w:t>
      </w:r>
      <w:del w:id="13" w:author="Guillaume RUIZ" w:date="2016-10-28T11:29:00Z">
        <w:r w:rsidR="002A20E8" w:rsidDel="007E09DF">
          <w:delText xml:space="preserve">un </w:delText>
        </w:r>
      </w:del>
      <w:ins w:id="14" w:author="Guillaume RUIZ" w:date="2016-10-28T11:29:00Z">
        <w:r w:rsidR="007E09DF">
          <w:t xml:space="preserve">directement sous forme de librairies dans pour des </w:t>
        </w:r>
      </w:ins>
      <w:r w:rsidR="002A20E8">
        <w:t>langage</w:t>
      </w:r>
      <w:ins w:id="15" w:author="Guillaume RUIZ" w:date="2016-10-28T11:29:00Z">
        <w:r w:rsidR="007E09DF">
          <w:t>s</w:t>
        </w:r>
      </w:ins>
      <w:r w:rsidR="002A20E8">
        <w:t xml:space="preserve"> de programmation </w:t>
      </w:r>
      <w:del w:id="16" w:author="Guillaume RUIZ" w:date="2016-10-28T11:29:00Z">
        <w:r w:rsidR="002A20E8" w:rsidDel="007E09DF">
          <w:delText xml:space="preserve">comme </w:delText>
        </w:r>
      </w:del>
      <w:ins w:id="17" w:author="Guillaume RUIZ" w:date="2016-10-28T11:29:00Z">
        <w:r w:rsidR="007E09DF">
          <w:t xml:space="preserve"> tel que </w:t>
        </w:r>
      </w:ins>
      <w:r w:rsidR="002A20E8">
        <w:t xml:space="preserve">Python. </w:t>
      </w:r>
    </w:p>
    <w:p w:rsidR="00D56948" w:rsidRPr="00AB0C34" w:rsidRDefault="00D56948" w:rsidP="00AB0C34">
      <w:pPr>
        <w:autoSpaceDE w:val="0"/>
        <w:autoSpaceDN w:val="0"/>
        <w:adjustRightInd w:val="0"/>
        <w:spacing w:line="240" w:lineRule="auto"/>
        <w:ind w:firstLine="426"/>
        <w:jc w:val="both"/>
        <w:rPr>
          <w:rFonts w:cs="Times New Roman"/>
        </w:rPr>
      </w:pPr>
      <w:proofErr w:type="spellStart"/>
      <w:r>
        <w:t>Ingeliance</w:t>
      </w:r>
      <w:proofErr w:type="spellEnd"/>
      <w:r>
        <w:t xml:space="preserve"> est une entreprise de </w:t>
      </w:r>
      <w:r w:rsidR="00BC4713">
        <w:t>conseil en ingénierie et technologie</w:t>
      </w:r>
      <w:r>
        <w:t xml:space="preserve"> </w:t>
      </w:r>
      <w:r w:rsidR="00522D2A">
        <w:t xml:space="preserve">dépendante du climat industriel. Il </w:t>
      </w:r>
      <w:r>
        <w:t xml:space="preserve">est </w:t>
      </w:r>
      <w:r w:rsidR="00522D2A">
        <w:t>donc important</w:t>
      </w:r>
      <w:r>
        <w:t xml:space="preserve"> pour une société de ce type de se diversifier</w:t>
      </w:r>
      <w:r w:rsidR="00221500">
        <w:t xml:space="preserve">, d’être toujours innovants et </w:t>
      </w:r>
      <w:del w:id="18" w:author="Guillaume RUIZ" w:date="2016-10-28T11:33:00Z">
        <w:r w:rsidR="00221500" w:rsidDel="007E09DF">
          <w:delText xml:space="preserve">être </w:delText>
        </w:r>
      </w:del>
      <w:r w:rsidR="00221500">
        <w:t xml:space="preserve">en capacité de faire de réelles propositions aux clients, parfois même avant qu’ils en aient </w:t>
      </w:r>
      <w:ins w:id="19" w:author="Guillaume RUIZ" w:date="2016-10-28T11:31:00Z">
        <w:r w:rsidR="007E09DF">
          <w:t xml:space="preserve">exprimé le </w:t>
        </w:r>
      </w:ins>
      <w:r w:rsidR="00221500">
        <w:t xml:space="preserve">besoin. C’est la raison pour laquelle </w:t>
      </w:r>
      <w:proofErr w:type="spellStart"/>
      <w:r w:rsidR="00221500">
        <w:t>Ingeliance</w:t>
      </w:r>
      <w:proofErr w:type="spellEnd"/>
      <w:r w:rsidR="00221500">
        <w:t xml:space="preserve"> souhaite</w:t>
      </w:r>
      <w:r w:rsidR="00522D2A">
        <w:t xml:space="preserve"> </w:t>
      </w:r>
      <w:del w:id="20" w:author="Guillaume RUIZ" w:date="2016-10-28T11:32:00Z">
        <w:r w:rsidR="00522D2A" w:rsidDel="007E09DF">
          <w:delText>monter en</w:delText>
        </w:r>
      </w:del>
      <w:ins w:id="21" w:author="Guillaume RUIZ" w:date="2016-10-28T11:32:00Z">
        <w:r w:rsidR="007E09DF">
          <w:t>élargir ses</w:t>
        </w:r>
      </w:ins>
      <w:r w:rsidR="00522D2A">
        <w:t xml:space="preserve"> compétence</w:t>
      </w:r>
      <w:ins w:id="22" w:author="Guillaume RUIZ" w:date="2016-10-28T11:32:00Z">
        <w:r w:rsidR="007E09DF">
          <w:t>s</w:t>
        </w:r>
      </w:ins>
      <w:r w:rsidR="00522D2A">
        <w:t xml:space="preserve"> en modélisation numérique</w:t>
      </w:r>
      <w:ins w:id="23" w:author="Guillaume RUIZ" w:date="2016-10-28T11:34:00Z">
        <w:r w:rsidR="007E09DF">
          <w:t>,</w:t>
        </w:r>
      </w:ins>
      <w:r w:rsidR="00522D2A">
        <w:t xml:space="preserve"> en proposant des solutions d’optimisation </w:t>
      </w:r>
      <w:del w:id="24" w:author="Guillaume RUIZ" w:date="2016-10-28T11:33:00Z">
        <w:r w:rsidR="00522D2A" w:rsidDel="007E09DF">
          <w:delText xml:space="preserve">sur </w:delText>
        </w:r>
      </w:del>
      <w:ins w:id="25" w:author="Guillaume RUIZ" w:date="2016-10-28T11:33:00Z">
        <w:r w:rsidR="007E09DF">
          <w:t xml:space="preserve">applicables à </w:t>
        </w:r>
      </w:ins>
      <w:r w:rsidR="00522D2A">
        <w:t>des cas industriels</w:t>
      </w:r>
      <w:ins w:id="26" w:author="Guillaume RUIZ" w:date="2016-10-28T11:33:00Z">
        <w:r w:rsidR="007E09DF">
          <w:t xml:space="preserve"> dans des délais de mise en œuvre raisonnables</w:t>
        </w:r>
      </w:ins>
      <w:r>
        <w:t>. C’est dans ce contexte que se positionne le stage afin de développer un nouvel axe de compétence au sein de la société répondant aux thématiques actuelles de l’industrie.</w:t>
      </w:r>
    </w:p>
    <w:p w:rsidR="00AB0C34" w:rsidRPr="00AB0C34" w:rsidRDefault="00AB0C34" w:rsidP="00AB0C34">
      <w:pPr>
        <w:autoSpaceDE w:val="0"/>
        <w:autoSpaceDN w:val="0"/>
        <w:adjustRightInd w:val="0"/>
        <w:spacing w:line="240" w:lineRule="auto"/>
        <w:ind w:firstLine="426"/>
        <w:jc w:val="both"/>
        <w:rPr>
          <w:rFonts w:cs="Times New Roman"/>
        </w:rPr>
      </w:pPr>
      <w:r w:rsidRPr="00894534">
        <w:rPr>
          <w:rFonts w:cs="Times New Roman"/>
        </w:rPr>
        <w:t>Il existe de nombreuses méthodes d’optimisation “</w:t>
      </w:r>
      <w:commentRangeStart w:id="27"/>
      <w:r w:rsidRPr="00894534">
        <w:rPr>
          <w:rFonts w:cs="Times New Roman"/>
        </w:rPr>
        <w:t>classiques</w:t>
      </w:r>
      <w:commentRangeEnd w:id="27"/>
      <w:r w:rsidR="007E09DF">
        <w:rPr>
          <w:rStyle w:val="Marquedecommentaire"/>
        </w:rPr>
        <w:commentReference w:id="27"/>
      </w:r>
      <w:r w:rsidRPr="00894534">
        <w:rPr>
          <w:rFonts w:cs="Times New Roman"/>
        </w:rPr>
        <w:t>” pour résoudre de tels problèmes,</w:t>
      </w:r>
      <w:r>
        <w:rPr>
          <w:rFonts w:cs="Times New Roman"/>
        </w:rPr>
        <w:t xml:space="preserve"> </w:t>
      </w:r>
      <w:r w:rsidRPr="00894534">
        <w:rPr>
          <w:rFonts w:cs="Times New Roman"/>
        </w:rPr>
        <w:t>applicables lorsque certaines conditions mathématiques sont satisfaites</w:t>
      </w:r>
      <w:ins w:id="28" w:author="Guillaume RUIZ" w:date="2016-10-28T11:35:00Z">
        <w:r w:rsidR="007E09DF">
          <w:rPr>
            <w:rFonts w:cs="Times New Roman"/>
          </w:rPr>
          <w:t>.</w:t>
        </w:r>
      </w:ins>
      <w:del w:id="29" w:author="Guillaume RUIZ" w:date="2016-10-28T11:35:00Z">
        <w:r w:rsidRPr="00894534" w:rsidDel="007E09DF">
          <w:rPr>
            <w:rFonts w:cs="Times New Roman"/>
          </w:rPr>
          <w:delText xml:space="preserve"> :</w:delText>
        </w:r>
      </w:del>
      <w:r w:rsidRPr="00894534">
        <w:rPr>
          <w:rFonts w:cs="Times New Roman"/>
        </w:rPr>
        <w:t xml:space="preserve"> </w:t>
      </w:r>
      <w:del w:id="30" w:author="Guillaume RUIZ" w:date="2016-10-28T11:35:00Z">
        <w:r w:rsidRPr="00894534" w:rsidDel="007E09DF">
          <w:rPr>
            <w:rFonts w:cs="Times New Roman"/>
          </w:rPr>
          <w:delText>a</w:delText>
        </w:r>
      </w:del>
      <w:ins w:id="31" w:author="Guillaume RUIZ" w:date="2016-10-28T11:35:00Z">
        <w:r w:rsidR="007E09DF">
          <w:rPr>
            <w:rFonts w:cs="Times New Roman"/>
          </w:rPr>
          <w:t>A</w:t>
        </w:r>
      </w:ins>
      <w:r w:rsidRPr="00894534">
        <w:rPr>
          <w:rFonts w:cs="Times New Roman"/>
        </w:rPr>
        <w:t xml:space="preserve">insi, la </w:t>
      </w:r>
      <w:r w:rsidRPr="00894534">
        <w:rPr>
          <w:rFonts w:cs="Times New Roman"/>
          <w:i/>
          <w:iCs/>
        </w:rPr>
        <w:t>programmation</w:t>
      </w:r>
      <w:r>
        <w:rPr>
          <w:rFonts w:cs="Times New Roman"/>
          <w:i/>
          <w:iCs/>
        </w:rPr>
        <w:t xml:space="preserve"> </w:t>
      </w:r>
      <w:r w:rsidRPr="00894534">
        <w:rPr>
          <w:rFonts w:cs="Times New Roman"/>
          <w:i/>
          <w:iCs/>
        </w:rPr>
        <w:t xml:space="preserve">linéaire </w:t>
      </w:r>
      <w:r w:rsidRPr="00894534">
        <w:rPr>
          <w:rFonts w:cs="Times New Roman"/>
        </w:rPr>
        <w:t>traite efficacement le cas où la fonction objectif, ainsi que les contraintes,</w:t>
      </w:r>
      <w:r>
        <w:rPr>
          <w:rFonts w:cs="Times New Roman"/>
        </w:rPr>
        <w:t xml:space="preserve"> </w:t>
      </w:r>
      <w:r w:rsidRPr="00894534">
        <w:rPr>
          <w:rFonts w:cs="Times New Roman"/>
        </w:rPr>
        <w:t xml:space="preserve">s’expriment linéairement en fonction des variables de décision. Malheureusement, les </w:t>
      </w:r>
      <w:del w:id="32" w:author="Guillaume RUIZ" w:date="2016-10-28T11:35:00Z">
        <w:r w:rsidRPr="00894534" w:rsidDel="007E09DF">
          <w:rPr>
            <w:rFonts w:cs="Times New Roman"/>
          </w:rPr>
          <w:delText>situations</w:delText>
        </w:r>
        <w:r w:rsidDel="007E09DF">
          <w:rPr>
            <w:rFonts w:cs="Times New Roman"/>
          </w:rPr>
          <w:delText xml:space="preserve"> </w:delText>
        </w:r>
        <w:r w:rsidRPr="00894534" w:rsidDel="007E09DF">
          <w:rPr>
            <w:rFonts w:cs="Times New Roman"/>
          </w:rPr>
          <w:delText>rencontrées en pratique</w:delText>
        </w:r>
      </w:del>
      <w:ins w:id="33" w:author="Guillaume RUIZ" w:date="2016-10-28T11:35:00Z">
        <w:r w:rsidR="007E09DF">
          <w:rPr>
            <w:rFonts w:cs="Times New Roman"/>
          </w:rPr>
          <w:t>cas industriels</w:t>
        </w:r>
      </w:ins>
      <w:r w:rsidRPr="00894534">
        <w:rPr>
          <w:rFonts w:cs="Times New Roman"/>
        </w:rPr>
        <w:t xml:space="preserve"> comportent souvent une ou plusieurs </w:t>
      </w:r>
      <w:del w:id="34" w:author="Guillaume RUIZ" w:date="2016-10-28T11:35:00Z">
        <w:r w:rsidDel="007E09DF">
          <w:rPr>
            <w:rFonts w:cs="Times New Roman"/>
          </w:rPr>
          <w:delText xml:space="preserve">complications </w:delText>
        </w:r>
      </w:del>
      <w:ins w:id="35" w:author="Guillaume RUIZ" w:date="2016-10-28T11:38:00Z">
        <w:r w:rsidR="007E09DF">
          <w:rPr>
            <w:rFonts w:cs="Times New Roman"/>
          </w:rPr>
          <w:t>complexités</w:t>
        </w:r>
      </w:ins>
      <w:ins w:id="36" w:author="Guillaume RUIZ" w:date="2016-10-28T11:35:00Z">
        <w:r w:rsidR="007E09DF">
          <w:rPr>
            <w:rFonts w:cs="Times New Roman"/>
          </w:rPr>
          <w:t xml:space="preserve"> </w:t>
        </w:r>
      </w:ins>
      <w:del w:id="37" w:author="Guillaume RUIZ" w:date="2016-10-28T11:36:00Z">
        <w:r w:rsidRPr="00894534" w:rsidDel="007E09DF">
          <w:rPr>
            <w:rFonts w:cs="Times New Roman"/>
          </w:rPr>
          <w:delText>: par exemple, la fonction objectif peut être non linéaire</w:delText>
        </w:r>
      </w:del>
      <w:ins w:id="38" w:author="Guillaume RUIZ" w:date="2016-10-28T11:36:00Z">
        <w:r w:rsidR="007E09DF">
          <w:rPr>
            <w:rFonts w:cs="Times New Roman"/>
          </w:rPr>
          <w:t xml:space="preserve">introduisant des non linéarités dans la fonction </w:t>
        </w:r>
        <w:proofErr w:type="gramStart"/>
        <w:r w:rsidR="007E09DF">
          <w:rPr>
            <w:rFonts w:cs="Times New Roman"/>
          </w:rPr>
          <w:t>objectif</w:t>
        </w:r>
      </w:ins>
      <w:proofErr w:type="gramEnd"/>
      <w:ins w:id="39" w:author="Guillaume RUIZ" w:date="2016-10-28T11:38:00Z">
        <w:r w:rsidR="007E09DF">
          <w:rPr>
            <w:rFonts w:cs="Times New Roman"/>
          </w:rPr>
          <w:t>, et donc le besoin de recourir à d’autres approches</w:t>
        </w:r>
      </w:ins>
      <w:r>
        <w:rPr>
          <w:rFonts w:cs="Times New Roman"/>
        </w:rPr>
        <w:t>.</w:t>
      </w:r>
    </w:p>
    <w:p w:rsidR="00B112FC" w:rsidRDefault="0028114C" w:rsidP="00B112FC">
      <w:pPr>
        <w:ind w:firstLine="426"/>
        <w:jc w:val="both"/>
      </w:pPr>
      <w:r>
        <w:t xml:space="preserve">Ce stage est </w:t>
      </w:r>
      <w:r w:rsidR="00BC4713">
        <w:t xml:space="preserve">à dominante </w:t>
      </w:r>
      <w:ins w:id="40" w:author="Guillaume RUIZ" w:date="2016-10-28T11:38:00Z">
        <w:r w:rsidR="007E09DF">
          <w:t>« </w:t>
        </w:r>
      </w:ins>
      <w:r>
        <w:t xml:space="preserve">recherche </w:t>
      </w:r>
      <w:r w:rsidR="00BC4713">
        <w:t>appliquée</w:t>
      </w:r>
      <w:ins w:id="41" w:author="Guillaume RUIZ" w:date="2016-10-28T11:38:00Z">
        <w:r w:rsidR="007E09DF">
          <w:t> »</w:t>
        </w:r>
      </w:ins>
      <w:r w:rsidR="00BC4713">
        <w:t xml:space="preserve"> </w:t>
      </w:r>
      <w:r>
        <w:t xml:space="preserve">et a </w:t>
      </w:r>
      <w:commentRangeStart w:id="42"/>
      <w:r>
        <w:t>deux objectifs distincts</w:t>
      </w:r>
      <w:commentRangeEnd w:id="42"/>
      <w:r w:rsidR="007E09DF">
        <w:rPr>
          <w:rStyle w:val="Marquedecommentaire"/>
        </w:rPr>
        <w:commentReference w:id="42"/>
      </w:r>
      <w:r>
        <w:t>. Il s’agit tout d’abord d’étudier de manière approfondie le fonctionnement des différents algorithmes présents dans la littérature. Dans un second temps, il s’agit de vérifier de manière qualitative la performance de ces algorithmes sur des cas industriels concrets afin d’en déterminer une méthode aboutie pour l’opti</w:t>
      </w:r>
      <w:r w:rsidR="00B112FC">
        <w:t>misation paramétrique générale.</w:t>
      </w:r>
    </w:p>
    <w:p w:rsidR="00B112FC" w:rsidRDefault="00B112FC" w:rsidP="00B112FC">
      <w:r>
        <w:br w:type="page"/>
      </w:r>
    </w:p>
    <w:p w:rsidR="001C1FE6" w:rsidRDefault="00B112FC" w:rsidP="00B112FC">
      <w:pPr>
        <w:pStyle w:val="Titre1"/>
      </w:pPr>
      <w:bookmarkStart w:id="43" w:name="_Toc465348411"/>
      <w:r>
        <w:lastRenderedPageBreak/>
        <w:t>Table des matières</w:t>
      </w:r>
      <w:bookmarkEnd w:id="43"/>
    </w:p>
    <w:sdt>
      <w:sdtPr>
        <w:id w:val="476184051"/>
        <w:docPartObj>
          <w:docPartGallery w:val="Table of Contents"/>
          <w:docPartUnique/>
        </w:docPartObj>
      </w:sdtPr>
      <w:sdtEndPr>
        <w:rPr>
          <w:b/>
          <w:bCs/>
        </w:rPr>
      </w:sdtEndPr>
      <w:sdtContent>
        <w:p w:rsidR="004A7D58" w:rsidRDefault="00905CF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65348407" w:history="1">
            <w:r w:rsidR="004A7D58" w:rsidRPr="000B1790">
              <w:rPr>
                <w:rStyle w:val="Lienhypertexte"/>
                <w:noProof/>
              </w:rPr>
              <w:t>Résumé/Abstract</w:t>
            </w:r>
            <w:r w:rsidR="004A7D58">
              <w:rPr>
                <w:noProof/>
                <w:webHidden/>
              </w:rPr>
              <w:tab/>
            </w:r>
            <w:r w:rsidR="004A7D58">
              <w:rPr>
                <w:noProof/>
                <w:webHidden/>
              </w:rPr>
              <w:fldChar w:fldCharType="begin"/>
            </w:r>
            <w:r w:rsidR="004A7D58">
              <w:rPr>
                <w:noProof/>
                <w:webHidden/>
              </w:rPr>
              <w:instrText xml:space="preserve"> PAGEREF _Toc465348407 \h </w:instrText>
            </w:r>
            <w:r w:rsidR="004A7D58">
              <w:rPr>
                <w:noProof/>
                <w:webHidden/>
              </w:rPr>
            </w:r>
            <w:r w:rsidR="004A7D58">
              <w:rPr>
                <w:noProof/>
                <w:webHidden/>
              </w:rPr>
              <w:fldChar w:fldCharType="separate"/>
            </w:r>
            <w:r w:rsidR="004A7D58">
              <w:rPr>
                <w:noProof/>
                <w:webHidden/>
              </w:rPr>
              <w:t>2</w:t>
            </w:r>
            <w:r w:rsidR="004A7D58">
              <w:rPr>
                <w:noProof/>
                <w:webHidden/>
              </w:rPr>
              <w:fldChar w:fldCharType="end"/>
            </w:r>
          </w:hyperlink>
        </w:p>
        <w:p w:rsidR="004A7D58" w:rsidRDefault="003F2299">
          <w:pPr>
            <w:pStyle w:val="TM1"/>
            <w:tabs>
              <w:tab w:val="right" w:leader="dot" w:pos="9062"/>
            </w:tabs>
            <w:rPr>
              <w:rFonts w:eastAsiaTheme="minorEastAsia"/>
              <w:noProof/>
              <w:lang w:eastAsia="fr-FR"/>
            </w:rPr>
          </w:pPr>
          <w:hyperlink w:anchor="_Toc465348408" w:history="1">
            <w:r w:rsidR="004A7D58" w:rsidRPr="000B1790">
              <w:rPr>
                <w:rStyle w:val="Lienhypertexte"/>
                <w:noProof/>
              </w:rPr>
              <w:t>Remerciements</w:t>
            </w:r>
            <w:r w:rsidR="004A7D58">
              <w:rPr>
                <w:noProof/>
                <w:webHidden/>
              </w:rPr>
              <w:tab/>
            </w:r>
            <w:r w:rsidR="004A7D58">
              <w:rPr>
                <w:noProof/>
                <w:webHidden/>
              </w:rPr>
              <w:fldChar w:fldCharType="begin"/>
            </w:r>
            <w:r w:rsidR="004A7D58">
              <w:rPr>
                <w:noProof/>
                <w:webHidden/>
              </w:rPr>
              <w:instrText xml:space="preserve"> PAGEREF _Toc465348408 \h </w:instrText>
            </w:r>
            <w:r w:rsidR="004A7D58">
              <w:rPr>
                <w:noProof/>
                <w:webHidden/>
              </w:rPr>
            </w:r>
            <w:r w:rsidR="004A7D58">
              <w:rPr>
                <w:noProof/>
                <w:webHidden/>
              </w:rPr>
              <w:fldChar w:fldCharType="separate"/>
            </w:r>
            <w:r w:rsidR="004A7D58">
              <w:rPr>
                <w:noProof/>
                <w:webHidden/>
              </w:rPr>
              <w:t>3</w:t>
            </w:r>
            <w:r w:rsidR="004A7D58">
              <w:rPr>
                <w:noProof/>
                <w:webHidden/>
              </w:rPr>
              <w:fldChar w:fldCharType="end"/>
            </w:r>
          </w:hyperlink>
        </w:p>
        <w:p w:rsidR="004A7D58" w:rsidRDefault="003F2299">
          <w:pPr>
            <w:pStyle w:val="TM1"/>
            <w:tabs>
              <w:tab w:val="right" w:leader="dot" w:pos="9062"/>
            </w:tabs>
            <w:rPr>
              <w:rFonts w:eastAsiaTheme="minorEastAsia"/>
              <w:noProof/>
              <w:lang w:eastAsia="fr-FR"/>
            </w:rPr>
          </w:pPr>
          <w:hyperlink w:anchor="_Toc465348409" w:history="1">
            <w:r w:rsidR="004A7D58" w:rsidRPr="000B1790">
              <w:rPr>
                <w:rStyle w:val="Lienhypertexte"/>
                <w:noProof/>
              </w:rPr>
              <w:t>Présentation de l’entreprise</w:t>
            </w:r>
            <w:r w:rsidR="004A7D58">
              <w:rPr>
                <w:noProof/>
                <w:webHidden/>
              </w:rPr>
              <w:tab/>
            </w:r>
            <w:r w:rsidR="004A7D58">
              <w:rPr>
                <w:noProof/>
                <w:webHidden/>
              </w:rPr>
              <w:fldChar w:fldCharType="begin"/>
            </w:r>
            <w:r w:rsidR="004A7D58">
              <w:rPr>
                <w:noProof/>
                <w:webHidden/>
              </w:rPr>
              <w:instrText xml:space="preserve"> PAGEREF _Toc465348409 \h </w:instrText>
            </w:r>
            <w:r w:rsidR="004A7D58">
              <w:rPr>
                <w:noProof/>
                <w:webHidden/>
              </w:rPr>
            </w:r>
            <w:r w:rsidR="004A7D58">
              <w:rPr>
                <w:noProof/>
                <w:webHidden/>
              </w:rPr>
              <w:fldChar w:fldCharType="separate"/>
            </w:r>
            <w:r w:rsidR="004A7D58">
              <w:rPr>
                <w:noProof/>
                <w:webHidden/>
              </w:rPr>
              <w:t>4</w:t>
            </w:r>
            <w:r w:rsidR="004A7D58">
              <w:rPr>
                <w:noProof/>
                <w:webHidden/>
              </w:rPr>
              <w:fldChar w:fldCharType="end"/>
            </w:r>
          </w:hyperlink>
        </w:p>
        <w:p w:rsidR="004A7D58" w:rsidRDefault="003F2299">
          <w:pPr>
            <w:pStyle w:val="TM1"/>
            <w:tabs>
              <w:tab w:val="right" w:leader="dot" w:pos="9062"/>
            </w:tabs>
            <w:rPr>
              <w:rFonts w:eastAsiaTheme="minorEastAsia"/>
              <w:noProof/>
              <w:lang w:eastAsia="fr-FR"/>
            </w:rPr>
          </w:pPr>
          <w:hyperlink w:anchor="_Toc465348410" w:history="1">
            <w:r w:rsidR="004A7D58" w:rsidRPr="000B1790">
              <w:rPr>
                <w:rStyle w:val="Lienhypertexte"/>
                <w:noProof/>
              </w:rPr>
              <w:t>Contexte du stage au sein d’Ingeliance</w:t>
            </w:r>
            <w:r w:rsidR="004A7D58">
              <w:rPr>
                <w:noProof/>
                <w:webHidden/>
              </w:rPr>
              <w:tab/>
            </w:r>
            <w:r w:rsidR="004A7D58">
              <w:rPr>
                <w:noProof/>
                <w:webHidden/>
              </w:rPr>
              <w:fldChar w:fldCharType="begin"/>
            </w:r>
            <w:r w:rsidR="004A7D58">
              <w:rPr>
                <w:noProof/>
                <w:webHidden/>
              </w:rPr>
              <w:instrText xml:space="preserve"> PAGEREF _Toc465348410 \h </w:instrText>
            </w:r>
            <w:r w:rsidR="004A7D58">
              <w:rPr>
                <w:noProof/>
                <w:webHidden/>
              </w:rPr>
            </w:r>
            <w:r w:rsidR="004A7D58">
              <w:rPr>
                <w:noProof/>
                <w:webHidden/>
              </w:rPr>
              <w:fldChar w:fldCharType="separate"/>
            </w:r>
            <w:r w:rsidR="004A7D58">
              <w:rPr>
                <w:noProof/>
                <w:webHidden/>
              </w:rPr>
              <w:t>5</w:t>
            </w:r>
            <w:r w:rsidR="004A7D58">
              <w:rPr>
                <w:noProof/>
                <w:webHidden/>
              </w:rPr>
              <w:fldChar w:fldCharType="end"/>
            </w:r>
          </w:hyperlink>
        </w:p>
        <w:p w:rsidR="004A7D58" w:rsidRDefault="003F2299">
          <w:pPr>
            <w:pStyle w:val="TM1"/>
            <w:tabs>
              <w:tab w:val="right" w:leader="dot" w:pos="9062"/>
            </w:tabs>
            <w:rPr>
              <w:rFonts w:eastAsiaTheme="minorEastAsia"/>
              <w:noProof/>
              <w:lang w:eastAsia="fr-FR"/>
            </w:rPr>
          </w:pPr>
          <w:hyperlink w:anchor="_Toc465348411" w:history="1">
            <w:r w:rsidR="004A7D58" w:rsidRPr="000B1790">
              <w:rPr>
                <w:rStyle w:val="Lienhypertexte"/>
                <w:noProof/>
              </w:rPr>
              <w:t>Table des matières</w:t>
            </w:r>
            <w:r w:rsidR="004A7D58">
              <w:rPr>
                <w:noProof/>
                <w:webHidden/>
              </w:rPr>
              <w:tab/>
            </w:r>
            <w:r w:rsidR="004A7D58">
              <w:rPr>
                <w:noProof/>
                <w:webHidden/>
              </w:rPr>
              <w:fldChar w:fldCharType="begin"/>
            </w:r>
            <w:r w:rsidR="004A7D58">
              <w:rPr>
                <w:noProof/>
                <w:webHidden/>
              </w:rPr>
              <w:instrText xml:space="preserve"> PAGEREF _Toc465348411 \h </w:instrText>
            </w:r>
            <w:r w:rsidR="004A7D58">
              <w:rPr>
                <w:noProof/>
                <w:webHidden/>
              </w:rPr>
            </w:r>
            <w:r w:rsidR="004A7D58">
              <w:rPr>
                <w:noProof/>
                <w:webHidden/>
              </w:rPr>
              <w:fldChar w:fldCharType="separate"/>
            </w:r>
            <w:r w:rsidR="004A7D58">
              <w:rPr>
                <w:noProof/>
                <w:webHidden/>
              </w:rPr>
              <w:t>6</w:t>
            </w:r>
            <w:r w:rsidR="004A7D58">
              <w:rPr>
                <w:noProof/>
                <w:webHidden/>
              </w:rPr>
              <w:fldChar w:fldCharType="end"/>
            </w:r>
          </w:hyperlink>
        </w:p>
        <w:p w:rsidR="004A7D58" w:rsidRDefault="003F2299">
          <w:pPr>
            <w:pStyle w:val="TM1"/>
            <w:tabs>
              <w:tab w:val="right" w:leader="dot" w:pos="9062"/>
            </w:tabs>
            <w:rPr>
              <w:rFonts w:eastAsiaTheme="minorEastAsia"/>
              <w:noProof/>
              <w:lang w:eastAsia="fr-FR"/>
            </w:rPr>
          </w:pPr>
          <w:hyperlink w:anchor="_Toc465348412" w:history="1">
            <w:r w:rsidR="004A7D58" w:rsidRPr="000B1790">
              <w:rPr>
                <w:rStyle w:val="Lienhypertexte"/>
                <w:noProof/>
              </w:rPr>
              <w:t>Table des illustrations</w:t>
            </w:r>
            <w:r w:rsidR="004A7D58">
              <w:rPr>
                <w:noProof/>
                <w:webHidden/>
              </w:rPr>
              <w:tab/>
            </w:r>
            <w:r w:rsidR="004A7D58">
              <w:rPr>
                <w:noProof/>
                <w:webHidden/>
              </w:rPr>
              <w:fldChar w:fldCharType="begin"/>
            </w:r>
            <w:r w:rsidR="004A7D58">
              <w:rPr>
                <w:noProof/>
                <w:webHidden/>
              </w:rPr>
              <w:instrText xml:space="preserve"> PAGEREF _Toc465348412 \h </w:instrText>
            </w:r>
            <w:r w:rsidR="004A7D58">
              <w:rPr>
                <w:noProof/>
                <w:webHidden/>
              </w:rPr>
            </w:r>
            <w:r w:rsidR="004A7D58">
              <w:rPr>
                <w:noProof/>
                <w:webHidden/>
              </w:rPr>
              <w:fldChar w:fldCharType="separate"/>
            </w:r>
            <w:r w:rsidR="004A7D58">
              <w:rPr>
                <w:noProof/>
                <w:webHidden/>
              </w:rPr>
              <w:t>8</w:t>
            </w:r>
            <w:r w:rsidR="004A7D58">
              <w:rPr>
                <w:noProof/>
                <w:webHidden/>
              </w:rPr>
              <w:fldChar w:fldCharType="end"/>
            </w:r>
          </w:hyperlink>
        </w:p>
        <w:p w:rsidR="004A7D58" w:rsidRDefault="003F2299">
          <w:pPr>
            <w:pStyle w:val="TM1"/>
            <w:tabs>
              <w:tab w:val="right" w:leader="dot" w:pos="9062"/>
            </w:tabs>
            <w:rPr>
              <w:rFonts w:eastAsiaTheme="minorEastAsia"/>
              <w:noProof/>
              <w:lang w:eastAsia="fr-FR"/>
            </w:rPr>
          </w:pPr>
          <w:hyperlink w:anchor="_Toc465348413" w:history="1">
            <w:r w:rsidR="004A7D58" w:rsidRPr="000B1790">
              <w:rPr>
                <w:rStyle w:val="Lienhypertexte"/>
                <w:noProof/>
              </w:rPr>
              <w:t>Table des annotations</w:t>
            </w:r>
            <w:r w:rsidR="004A7D58">
              <w:rPr>
                <w:noProof/>
                <w:webHidden/>
              </w:rPr>
              <w:tab/>
            </w:r>
            <w:r w:rsidR="004A7D58">
              <w:rPr>
                <w:noProof/>
                <w:webHidden/>
              </w:rPr>
              <w:fldChar w:fldCharType="begin"/>
            </w:r>
            <w:r w:rsidR="004A7D58">
              <w:rPr>
                <w:noProof/>
                <w:webHidden/>
              </w:rPr>
              <w:instrText xml:space="preserve"> PAGEREF _Toc465348413 \h </w:instrText>
            </w:r>
            <w:r w:rsidR="004A7D58">
              <w:rPr>
                <w:noProof/>
                <w:webHidden/>
              </w:rPr>
            </w:r>
            <w:r w:rsidR="004A7D58">
              <w:rPr>
                <w:noProof/>
                <w:webHidden/>
              </w:rPr>
              <w:fldChar w:fldCharType="separate"/>
            </w:r>
            <w:r w:rsidR="004A7D58">
              <w:rPr>
                <w:noProof/>
                <w:webHidden/>
              </w:rPr>
              <w:t>9</w:t>
            </w:r>
            <w:r w:rsidR="004A7D58">
              <w:rPr>
                <w:noProof/>
                <w:webHidden/>
              </w:rPr>
              <w:fldChar w:fldCharType="end"/>
            </w:r>
          </w:hyperlink>
        </w:p>
        <w:p w:rsidR="004A7D58" w:rsidRDefault="003F2299">
          <w:pPr>
            <w:pStyle w:val="TM1"/>
            <w:tabs>
              <w:tab w:val="right" w:leader="dot" w:pos="9062"/>
            </w:tabs>
            <w:rPr>
              <w:rFonts w:eastAsiaTheme="minorEastAsia"/>
              <w:noProof/>
              <w:lang w:eastAsia="fr-FR"/>
            </w:rPr>
          </w:pPr>
          <w:hyperlink w:anchor="_Toc465348414" w:history="1">
            <w:r w:rsidR="004A7D58" w:rsidRPr="000B1790">
              <w:rPr>
                <w:rStyle w:val="Lienhypertexte"/>
                <w:noProof/>
              </w:rPr>
              <w:t>Etat de l’art</w:t>
            </w:r>
            <w:r w:rsidR="004A7D58">
              <w:rPr>
                <w:noProof/>
                <w:webHidden/>
              </w:rPr>
              <w:tab/>
            </w:r>
            <w:r w:rsidR="004A7D58">
              <w:rPr>
                <w:noProof/>
                <w:webHidden/>
              </w:rPr>
              <w:fldChar w:fldCharType="begin"/>
            </w:r>
            <w:r w:rsidR="004A7D58">
              <w:rPr>
                <w:noProof/>
                <w:webHidden/>
              </w:rPr>
              <w:instrText xml:space="preserve"> PAGEREF _Toc465348414 \h </w:instrText>
            </w:r>
            <w:r w:rsidR="004A7D58">
              <w:rPr>
                <w:noProof/>
                <w:webHidden/>
              </w:rPr>
            </w:r>
            <w:r w:rsidR="004A7D58">
              <w:rPr>
                <w:noProof/>
                <w:webHidden/>
              </w:rPr>
              <w:fldChar w:fldCharType="separate"/>
            </w:r>
            <w:r w:rsidR="004A7D58">
              <w:rPr>
                <w:noProof/>
                <w:webHidden/>
              </w:rPr>
              <w:t>10</w:t>
            </w:r>
            <w:r w:rsidR="004A7D58">
              <w:rPr>
                <w:noProof/>
                <w:webHidden/>
              </w:rPr>
              <w:fldChar w:fldCharType="end"/>
            </w:r>
          </w:hyperlink>
        </w:p>
        <w:p w:rsidR="004A7D58" w:rsidRDefault="003F2299">
          <w:pPr>
            <w:pStyle w:val="TM2"/>
            <w:tabs>
              <w:tab w:val="left" w:pos="660"/>
              <w:tab w:val="right" w:leader="dot" w:pos="9062"/>
            </w:tabs>
            <w:rPr>
              <w:rFonts w:eastAsiaTheme="minorEastAsia"/>
              <w:noProof/>
              <w:lang w:eastAsia="fr-FR"/>
            </w:rPr>
          </w:pPr>
          <w:hyperlink w:anchor="_Toc465348415" w:history="1">
            <w:r w:rsidR="004A7D58" w:rsidRPr="000B1790">
              <w:rPr>
                <w:rStyle w:val="Lienhypertexte"/>
                <w:noProof/>
              </w:rPr>
              <w:t>I.</w:t>
            </w:r>
            <w:r w:rsidR="004A7D58">
              <w:rPr>
                <w:rFonts w:eastAsiaTheme="minorEastAsia"/>
                <w:noProof/>
                <w:lang w:eastAsia="fr-FR"/>
              </w:rPr>
              <w:tab/>
            </w:r>
            <w:r w:rsidR="004A7D58" w:rsidRPr="000B1790">
              <w:rPr>
                <w:rStyle w:val="Lienhypertexte"/>
                <w:noProof/>
              </w:rPr>
              <w:t>Notion de préférence et problème multi-objectifs</w:t>
            </w:r>
            <w:r w:rsidR="004A7D58">
              <w:rPr>
                <w:noProof/>
                <w:webHidden/>
              </w:rPr>
              <w:tab/>
            </w:r>
            <w:r w:rsidR="004A7D58">
              <w:rPr>
                <w:noProof/>
                <w:webHidden/>
              </w:rPr>
              <w:fldChar w:fldCharType="begin"/>
            </w:r>
            <w:r w:rsidR="004A7D58">
              <w:rPr>
                <w:noProof/>
                <w:webHidden/>
              </w:rPr>
              <w:instrText xml:space="preserve"> PAGEREF _Toc465348415 \h </w:instrText>
            </w:r>
            <w:r w:rsidR="004A7D58">
              <w:rPr>
                <w:noProof/>
                <w:webHidden/>
              </w:rPr>
            </w:r>
            <w:r w:rsidR="004A7D58">
              <w:rPr>
                <w:noProof/>
                <w:webHidden/>
              </w:rPr>
              <w:fldChar w:fldCharType="separate"/>
            </w:r>
            <w:r w:rsidR="004A7D58">
              <w:rPr>
                <w:noProof/>
                <w:webHidden/>
              </w:rPr>
              <w:t>11</w:t>
            </w:r>
            <w:r w:rsidR="004A7D58">
              <w:rPr>
                <w:noProof/>
                <w:webHidden/>
              </w:rPr>
              <w:fldChar w:fldCharType="end"/>
            </w:r>
          </w:hyperlink>
        </w:p>
        <w:p w:rsidR="004A7D58" w:rsidRDefault="003F2299">
          <w:pPr>
            <w:pStyle w:val="TM2"/>
            <w:tabs>
              <w:tab w:val="left" w:pos="660"/>
              <w:tab w:val="right" w:leader="dot" w:pos="9062"/>
            </w:tabs>
            <w:rPr>
              <w:rFonts w:eastAsiaTheme="minorEastAsia"/>
              <w:noProof/>
              <w:lang w:eastAsia="fr-FR"/>
            </w:rPr>
          </w:pPr>
          <w:hyperlink w:anchor="_Toc465348416" w:history="1">
            <w:r w:rsidR="004A7D58" w:rsidRPr="000B1790">
              <w:rPr>
                <w:rStyle w:val="Lienhypertexte"/>
                <w:noProof/>
              </w:rPr>
              <w:t>II.</w:t>
            </w:r>
            <w:r w:rsidR="004A7D58">
              <w:rPr>
                <w:rFonts w:eastAsiaTheme="minorEastAsia"/>
                <w:noProof/>
                <w:lang w:eastAsia="fr-FR"/>
              </w:rPr>
              <w:tab/>
            </w:r>
            <w:r w:rsidR="004A7D58" w:rsidRPr="000B1790">
              <w:rPr>
                <w:rStyle w:val="Lienhypertexte"/>
                <w:noProof/>
              </w:rPr>
              <w:t>Méthodes de sélection multi-objectifs</w:t>
            </w:r>
            <w:r w:rsidR="004A7D58">
              <w:rPr>
                <w:noProof/>
                <w:webHidden/>
              </w:rPr>
              <w:tab/>
            </w:r>
            <w:r w:rsidR="004A7D58">
              <w:rPr>
                <w:noProof/>
                <w:webHidden/>
              </w:rPr>
              <w:fldChar w:fldCharType="begin"/>
            </w:r>
            <w:r w:rsidR="004A7D58">
              <w:rPr>
                <w:noProof/>
                <w:webHidden/>
              </w:rPr>
              <w:instrText xml:space="preserve"> PAGEREF _Toc465348416 \h </w:instrText>
            </w:r>
            <w:r w:rsidR="004A7D58">
              <w:rPr>
                <w:noProof/>
                <w:webHidden/>
              </w:rPr>
            </w:r>
            <w:r w:rsidR="004A7D58">
              <w:rPr>
                <w:noProof/>
                <w:webHidden/>
              </w:rPr>
              <w:fldChar w:fldCharType="separate"/>
            </w:r>
            <w:r w:rsidR="004A7D58">
              <w:rPr>
                <w:noProof/>
                <w:webHidden/>
              </w:rPr>
              <w:t>12</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17" w:history="1">
            <w:r w:rsidR="004A7D58" w:rsidRPr="000B1790">
              <w:rPr>
                <w:rStyle w:val="Lienhypertexte"/>
                <w:noProof/>
              </w:rPr>
              <w:t>A.</w:t>
            </w:r>
            <w:r w:rsidR="004A7D58">
              <w:rPr>
                <w:rFonts w:eastAsiaTheme="minorEastAsia"/>
                <w:noProof/>
                <w:lang w:eastAsia="fr-FR"/>
              </w:rPr>
              <w:tab/>
            </w:r>
            <w:r w:rsidR="004A7D58" w:rsidRPr="000B1790">
              <w:rPr>
                <w:rStyle w:val="Lienhypertexte"/>
                <w:noProof/>
              </w:rPr>
              <w:t>Méthodes de résolution</w:t>
            </w:r>
            <w:r w:rsidR="004A7D58">
              <w:rPr>
                <w:noProof/>
                <w:webHidden/>
              </w:rPr>
              <w:tab/>
            </w:r>
            <w:r w:rsidR="004A7D58">
              <w:rPr>
                <w:noProof/>
                <w:webHidden/>
              </w:rPr>
              <w:fldChar w:fldCharType="begin"/>
            </w:r>
            <w:r w:rsidR="004A7D58">
              <w:rPr>
                <w:noProof/>
                <w:webHidden/>
              </w:rPr>
              <w:instrText xml:space="preserve"> PAGEREF _Toc465348417 \h </w:instrText>
            </w:r>
            <w:r w:rsidR="004A7D58">
              <w:rPr>
                <w:noProof/>
                <w:webHidden/>
              </w:rPr>
            </w:r>
            <w:r w:rsidR="004A7D58">
              <w:rPr>
                <w:noProof/>
                <w:webHidden/>
              </w:rPr>
              <w:fldChar w:fldCharType="separate"/>
            </w:r>
            <w:r w:rsidR="004A7D58">
              <w:rPr>
                <w:noProof/>
                <w:webHidden/>
              </w:rPr>
              <w:t>12</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18" w:history="1">
            <w:r w:rsidR="004A7D58" w:rsidRPr="000B1790">
              <w:rPr>
                <w:rStyle w:val="Lienhypertexte"/>
                <w:noProof/>
              </w:rPr>
              <w:t>B.</w:t>
            </w:r>
            <w:r w:rsidR="004A7D58">
              <w:rPr>
                <w:rFonts w:eastAsiaTheme="minorEastAsia"/>
                <w:noProof/>
                <w:lang w:eastAsia="fr-FR"/>
              </w:rPr>
              <w:tab/>
            </w:r>
            <w:r w:rsidR="004A7D58" w:rsidRPr="000B1790">
              <w:rPr>
                <w:rStyle w:val="Lienhypertexte"/>
                <w:noProof/>
              </w:rPr>
              <w:t>Méthodes de classement multi-objectif</w:t>
            </w:r>
            <w:r w:rsidR="004A7D58">
              <w:rPr>
                <w:noProof/>
                <w:webHidden/>
              </w:rPr>
              <w:tab/>
            </w:r>
            <w:r w:rsidR="004A7D58">
              <w:rPr>
                <w:noProof/>
                <w:webHidden/>
              </w:rPr>
              <w:fldChar w:fldCharType="begin"/>
            </w:r>
            <w:r w:rsidR="004A7D58">
              <w:rPr>
                <w:noProof/>
                <w:webHidden/>
              </w:rPr>
              <w:instrText xml:space="preserve"> PAGEREF _Toc465348418 \h </w:instrText>
            </w:r>
            <w:r w:rsidR="004A7D58">
              <w:rPr>
                <w:noProof/>
                <w:webHidden/>
              </w:rPr>
            </w:r>
            <w:r w:rsidR="004A7D58">
              <w:rPr>
                <w:noProof/>
                <w:webHidden/>
              </w:rPr>
              <w:fldChar w:fldCharType="separate"/>
            </w:r>
            <w:r w:rsidR="004A7D58">
              <w:rPr>
                <w:noProof/>
                <w:webHidden/>
              </w:rPr>
              <w:t>12</w:t>
            </w:r>
            <w:r w:rsidR="004A7D58">
              <w:rPr>
                <w:noProof/>
                <w:webHidden/>
              </w:rPr>
              <w:fldChar w:fldCharType="end"/>
            </w:r>
          </w:hyperlink>
        </w:p>
        <w:p w:rsidR="004A7D58" w:rsidRDefault="003F2299">
          <w:pPr>
            <w:pStyle w:val="TM2"/>
            <w:tabs>
              <w:tab w:val="left" w:pos="880"/>
              <w:tab w:val="right" w:leader="dot" w:pos="9062"/>
            </w:tabs>
            <w:rPr>
              <w:rFonts w:eastAsiaTheme="minorEastAsia"/>
              <w:noProof/>
              <w:lang w:eastAsia="fr-FR"/>
            </w:rPr>
          </w:pPr>
          <w:hyperlink w:anchor="_Toc465348419" w:history="1">
            <w:r w:rsidR="004A7D58" w:rsidRPr="000B1790">
              <w:rPr>
                <w:rStyle w:val="Lienhypertexte"/>
                <w:noProof/>
              </w:rPr>
              <w:t>III.</w:t>
            </w:r>
            <w:r w:rsidR="004A7D58">
              <w:rPr>
                <w:rFonts w:eastAsiaTheme="minorEastAsia"/>
                <w:noProof/>
                <w:lang w:eastAsia="fr-FR"/>
              </w:rPr>
              <w:tab/>
            </w:r>
            <w:r w:rsidR="004A7D58" w:rsidRPr="000B1790">
              <w:rPr>
                <w:rStyle w:val="Lienhypertexte"/>
                <w:noProof/>
              </w:rPr>
              <w:t>Les méthodes d’optimisation</w:t>
            </w:r>
            <w:r w:rsidR="004A7D58">
              <w:rPr>
                <w:noProof/>
                <w:webHidden/>
              </w:rPr>
              <w:tab/>
            </w:r>
            <w:r w:rsidR="004A7D58">
              <w:rPr>
                <w:noProof/>
                <w:webHidden/>
              </w:rPr>
              <w:fldChar w:fldCharType="begin"/>
            </w:r>
            <w:r w:rsidR="004A7D58">
              <w:rPr>
                <w:noProof/>
                <w:webHidden/>
              </w:rPr>
              <w:instrText xml:space="preserve"> PAGEREF _Toc465348419 \h </w:instrText>
            </w:r>
            <w:r w:rsidR="004A7D58">
              <w:rPr>
                <w:noProof/>
                <w:webHidden/>
              </w:rPr>
            </w:r>
            <w:r w:rsidR="004A7D58">
              <w:rPr>
                <w:noProof/>
                <w:webHidden/>
              </w:rPr>
              <w:fldChar w:fldCharType="separate"/>
            </w:r>
            <w:r w:rsidR="004A7D58">
              <w:rPr>
                <w:noProof/>
                <w:webHidden/>
              </w:rPr>
              <w:t>14</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20" w:history="1">
            <w:r w:rsidR="004A7D58" w:rsidRPr="000B1790">
              <w:rPr>
                <w:rStyle w:val="Lienhypertexte"/>
                <w:noProof/>
              </w:rPr>
              <w:t>A.</w:t>
            </w:r>
            <w:r w:rsidR="004A7D58">
              <w:rPr>
                <w:rFonts w:eastAsiaTheme="minorEastAsia"/>
                <w:noProof/>
                <w:lang w:eastAsia="fr-FR"/>
              </w:rPr>
              <w:tab/>
            </w:r>
            <w:r w:rsidR="004A7D58" w:rsidRPr="000B1790">
              <w:rPr>
                <w:rStyle w:val="Lienhypertexte"/>
                <w:noProof/>
              </w:rPr>
              <w:t>Les méthodes déterministes</w:t>
            </w:r>
            <w:r w:rsidR="004A7D58">
              <w:rPr>
                <w:noProof/>
                <w:webHidden/>
              </w:rPr>
              <w:tab/>
            </w:r>
            <w:r w:rsidR="004A7D58">
              <w:rPr>
                <w:noProof/>
                <w:webHidden/>
              </w:rPr>
              <w:fldChar w:fldCharType="begin"/>
            </w:r>
            <w:r w:rsidR="004A7D58">
              <w:rPr>
                <w:noProof/>
                <w:webHidden/>
              </w:rPr>
              <w:instrText xml:space="preserve"> PAGEREF _Toc465348420 \h </w:instrText>
            </w:r>
            <w:r w:rsidR="004A7D58">
              <w:rPr>
                <w:noProof/>
                <w:webHidden/>
              </w:rPr>
            </w:r>
            <w:r w:rsidR="004A7D58">
              <w:rPr>
                <w:noProof/>
                <w:webHidden/>
              </w:rPr>
              <w:fldChar w:fldCharType="separate"/>
            </w:r>
            <w:r w:rsidR="004A7D58">
              <w:rPr>
                <w:noProof/>
                <w:webHidden/>
              </w:rPr>
              <w:t>15</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21" w:history="1">
            <w:r w:rsidR="004A7D58" w:rsidRPr="000B1790">
              <w:rPr>
                <w:rStyle w:val="Lienhypertexte"/>
                <w:noProof/>
              </w:rPr>
              <w:t>B.</w:t>
            </w:r>
            <w:r w:rsidR="004A7D58">
              <w:rPr>
                <w:rFonts w:eastAsiaTheme="minorEastAsia"/>
                <w:noProof/>
                <w:lang w:eastAsia="fr-FR"/>
              </w:rPr>
              <w:tab/>
            </w:r>
            <w:r w:rsidR="004A7D58" w:rsidRPr="000B1790">
              <w:rPr>
                <w:rStyle w:val="Lienhypertexte"/>
                <w:noProof/>
              </w:rPr>
              <w:t>Les méthodes stochastiques</w:t>
            </w:r>
            <w:r w:rsidR="004A7D58">
              <w:rPr>
                <w:noProof/>
                <w:webHidden/>
              </w:rPr>
              <w:tab/>
            </w:r>
            <w:r w:rsidR="004A7D58">
              <w:rPr>
                <w:noProof/>
                <w:webHidden/>
              </w:rPr>
              <w:fldChar w:fldCharType="begin"/>
            </w:r>
            <w:r w:rsidR="004A7D58">
              <w:rPr>
                <w:noProof/>
                <w:webHidden/>
              </w:rPr>
              <w:instrText xml:space="preserve"> PAGEREF _Toc465348421 \h </w:instrText>
            </w:r>
            <w:r w:rsidR="004A7D58">
              <w:rPr>
                <w:noProof/>
                <w:webHidden/>
              </w:rPr>
            </w:r>
            <w:r w:rsidR="004A7D58">
              <w:rPr>
                <w:noProof/>
                <w:webHidden/>
              </w:rPr>
              <w:fldChar w:fldCharType="separate"/>
            </w:r>
            <w:r w:rsidR="004A7D58">
              <w:rPr>
                <w:noProof/>
                <w:webHidden/>
              </w:rPr>
              <w:t>23</w:t>
            </w:r>
            <w:r w:rsidR="004A7D58">
              <w:rPr>
                <w:noProof/>
                <w:webHidden/>
              </w:rPr>
              <w:fldChar w:fldCharType="end"/>
            </w:r>
          </w:hyperlink>
        </w:p>
        <w:p w:rsidR="004A7D58" w:rsidRDefault="003F2299">
          <w:pPr>
            <w:pStyle w:val="TM2"/>
            <w:tabs>
              <w:tab w:val="left" w:pos="880"/>
              <w:tab w:val="right" w:leader="dot" w:pos="9062"/>
            </w:tabs>
            <w:rPr>
              <w:rFonts w:eastAsiaTheme="minorEastAsia"/>
              <w:noProof/>
              <w:lang w:eastAsia="fr-FR"/>
            </w:rPr>
          </w:pPr>
          <w:hyperlink w:anchor="_Toc465348422" w:history="1">
            <w:r w:rsidR="004A7D58" w:rsidRPr="000B1790">
              <w:rPr>
                <w:rStyle w:val="Lienhypertexte"/>
                <w:noProof/>
              </w:rPr>
              <w:t>IV.</w:t>
            </w:r>
            <w:r w:rsidR="004A7D58">
              <w:rPr>
                <w:rFonts w:eastAsiaTheme="minorEastAsia"/>
                <w:noProof/>
                <w:lang w:eastAsia="fr-FR"/>
              </w:rPr>
              <w:tab/>
            </w:r>
            <w:r w:rsidR="004A7D58" w:rsidRPr="000B1790">
              <w:rPr>
                <w:rStyle w:val="Lienhypertexte"/>
                <w:noProof/>
              </w:rPr>
              <w:t>Les problèmes à grand nombre de variables en conception</w:t>
            </w:r>
            <w:r w:rsidR="004A7D58">
              <w:rPr>
                <w:noProof/>
                <w:webHidden/>
              </w:rPr>
              <w:tab/>
            </w:r>
            <w:r w:rsidR="004A7D58">
              <w:rPr>
                <w:noProof/>
                <w:webHidden/>
              </w:rPr>
              <w:fldChar w:fldCharType="begin"/>
            </w:r>
            <w:r w:rsidR="004A7D58">
              <w:rPr>
                <w:noProof/>
                <w:webHidden/>
              </w:rPr>
              <w:instrText xml:space="preserve"> PAGEREF _Toc465348422 \h </w:instrText>
            </w:r>
            <w:r w:rsidR="004A7D58">
              <w:rPr>
                <w:noProof/>
                <w:webHidden/>
              </w:rPr>
            </w:r>
            <w:r w:rsidR="004A7D58">
              <w:rPr>
                <w:noProof/>
                <w:webHidden/>
              </w:rPr>
              <w:fldChar w:fldCharType="separate"/>
            </w:r>
            <w:r w:rsidR="004A7D58">
              <w:rPr>
                <w:noProof/>
                <w:webHidden/>
              </w:rPr>
              <w:t>28</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23" w:history="1">
            <w:r w:rsidR="004A7D58" w:rsidRPr="000B1790">
              <w:rPr>
                <w:rStyle w:val="Lienhypertexte"/>
                <w:noProof/>
              </w:rPr>
              <w:t>A.</w:t>
            </w:r>
            <w:r w:rsidR="004A7D58">
              <w:rPr>
                <w:rFonts w:eastAsiaTheme="minorEastAsia"/>
                <w:noProof/>
                <w:lang w:eastAsia="fr-FR"/>
              </w:rPr>
              <w:tab/>
            </w:r>
            <w:r w:rsidR="004A7D58" w:rsidRPr="000B1790">
              <w:rPr>
                <w:rStyle w:val="Lienhypertexte"/>
                <w:noProof/>
              </w:rPr>
              <w:t>La notion de parcimonie</w:t>
            </w:r>
            <w:r w:rsidR="004A7D58">
              <w:rPr>
                <w:noProof/>
                <w:webHidden/>
              </w:rPr>
              <w:tab/>
            </w:r>
            <w:r w:rsidR="004A7D58">
              <w:rPr>
                <w:noProof/>
                <w:webHidden/>
              </w:rPr>
              <w:fldChar w:fldCharType="begin"/>
            </w:r>
            <w:r w:rsidR="004A7D58">
              <w:rPr>
                <w:noProof/>
                <w:webHidden/>
              </w:rPr>
              <w:instrText xml:space="preserve"> PAGEREF _Toc465348423 \h </w:instrText>
            </w:r>
            <w:r w:rsidR="004A7D58">
              <w:rPr>
                <w:noProof/>
                <w:webHidden/>
              </w:rPr>
            </w:r>
            <w:r w:rsidR="004A7D58">
              <w:rPr>
                <w:noProof/>
                <w:webHidden/>
              </w:rPr>
              <w:fldChar w:fldCharType="separate"/>
            </w:r>
            <w:r w:rsidR="004A7D58">
              <w:rPr>
                <w:noProof/>
                <w:webHidden/>
              </w:rPr>
              <w:t>28</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24" w:history="1">
            <w:r w:rsidR="004A7D58" w:rsidRPr="000B1790">
              <w:rPr>
                <w:rStyle w:val="Lienhypertexte"/>
                <w:noProof/>
              </w:rPr>
              <w:t>B.</w:t>
            </w:r>
            <w:r w:rsidR="004A7D58">
              <w:rPr>
                <w:rFonts w:eastAsiaTheme="minorEastAsia"/>
                <w:noProof/>
                <w:lang w:eastAsia="fr-FR"/>
              </w:rPr>
              <w:tab/>
            </w:r>
            <w:r w:rsidR="004A7D58" w:rsidRPr="000B1790">
              <w:rPr>
                <w:rStyle w:val="Lienhypertexte"/>
                <w:noProof/>
              </w:rPr>
              <w:t>Réduction et approximation de modèles</w:t>
            </w:r>
            <w:r w:rsidR="004A7D58">
              <w:rPr>
                <w:noProof/>
                <w:webHidden/>
              </w:rPr>
              <w:tab/>
            </w:r>
            <w:r w:rsidR="004A7D58">
              <w:rPr>
                <w:noProof/>
                <w:webHidden/>
              </w:rPr>
              <w:fldChar w:fldCharType="begin"/>
            </w:r>
            <w:r w:rsidR="004A7D58">
              <w:rPr>
                <w:noProof/>
                <w:webHidden/>
              </w:rPr>
              <w:instrText xml:space="preserve"> PAGEREF _Toc465348424 \h </w:instrText>
            </w:r>
            <w:r w:rsidR="004A7D58">
              <w:rPr>
                <w:noProof/>
                <w:webHidden/>
              </w:rPr>
            </w:r>
            <w:r w:rsidR="004A7D58">
              <w:rPr>
                <w:noProof/>
                <w:webHidden/>
              </w:rPr>
              <w:fldChar w:fldCharType="separate"/>
            </w:r>
            <w:r w:rsidR="004A7D58">
              <w:rPr>
                <w:noProof/>
                <w:webHidden/>
              </w:rPr>
              <w:t>28</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25" w:history="1">
            <w:r w:rsidR="004A7D58" w:rsidRPr="000B1790">
              <w:rPr>
                <w:rStyle w:val="Lienhypertexte"/>
                <w:noProof/>
              </w:rPr>
              <w:t>C.</w:t>
            </w:r>
            <w:r w:rsidR="004A7D58">
              <w:rPr>
                <w:rFonts w:eastAsiaTheme="minorEastAsia"/>
                <w:noProof/>
                <w:lang w:eastAsia="fr-FR"/>
              </w:rPr>
              <w:tab/>
            </w:r>
            <w:r w:rsidR="004A7D58" w:rsidRPr="000B1790">
              <w:rPr>
                <w:rStyle w:val="Lienhypertexte"/>
                <w:noProof/>
              </w:rPr>
              <w:t>La gestion par lots</w:t>
            </w:r>
            <w:r w:rsidR="004A7D58">
              <w:rPr>
                <w:noProof/>
                <w:webHidden/>
              </w:rPr>
              <w:tab/>
            </w:r>
            <w:r w:rsidR="004A7D58">
              <w:rPr>
                <w:noProof/>
                <w:webHidden/>
              </w:rPr>
              <w:fldChar w:fldCharType="begin"/>
            </w:r>
            <w:r w:rsidR="004A7D58">
              <w:rPr>
                <w:noProof/>
                <w:webHidden/>
              </w:rPr>
              <w:instrText xml:space="preserve"> PAGEREF _Toc465348425 \h </w:instrText>
            </w:r>
            <w:r w:rsidR="004A7D58">
              <w:rPr>
                <w:noProof/>
                <w:webHidden/>
              </w:rPr>
            </w:r>
            <w:r w:rsidR="004A7D58">
              <w:rPr>
                <w:noProof/>
                <w:webHidden/>
              </w:rPr>
              <w:fldChar w:fldCharType="separate"/>
            </w:r>
            <w:r w:rsidR="004A7D58">
              <w:rPr>
                <w:noProof/>
                <w:webHidden/>
              </w:rPr>
              <w:t>29</w:t>
            </w:r>
            <w:r w:rsidR="004A7D58">
              <w:rPr>
                <w:noProof/>
                <w:webHidden/>
              </w:rPr>
              <w:fldChar w:fldCharType="end"/>
            </w:r>
          </w:hyperlink>
        </w:p>
        <w:p w:rsidR="004A7D58" w:rsidRDefault="003F2299">
          <w:pPr>
            <w:pStyle w:val="TM1"/>
            <w:tabs>
              <w:tab w:val="right" w:leader="dot" w:pos="9062"/>
            </w:tabs>
            <w:rPr>
              <w:rFonts w:eastAsiaTheme="minorEastAsia"/>
              <w:noProof/>
              <w:lang w:eastAsia="fr-FR"/>
            </w:rPr>
          </w:pPr>
          <w:hyperlink w:anchor="_Toc465348426" w:history="1">
            <w:r w:rsidR="004A7D58" w:rsidRPr="000B1790">
              <w:rPr>
                <w:rStyle w:val="Lienhypertexte"/>
                <w:noProof/>
              </w:rPr>
              <w:t>Première optimisation sur un modèle thermique</w:t>
            </w:r>
            <w:r w:rsidR="004A7D58">
              <w:rPr>
                <w:noProof/>
                <w:webHidden/>
              </w:rPr>
              <w:tab/>
            </w:r>
            <w:r w:rsidR="004A7D58">
              <w:rPr>
                <w:noProof/>
                <w:webHidden/>
              </w:rPr>
              <w:fldChar w:fldCharType="begin"/>
            </w:r>
            <w:r w:rsidR="004A7D58">
              <w:rPr>
                <w:noProof/>
                <w:webHidden/>
              </w:rPr>
              <w:instrText xml:space="preserve"> PAGEREF _Toc465348426 \h </w:instrText>
            </w:r>
            <w:r w:rsidR="004A7D58">
              <w:rPr>
                <w:noProof/>
                <w:webHidden/>
              </w:rPr>
            </w:r>
            <w:r w:rsidR="004A7D58">
              <w:rPr>
                <w:noProof/>
                <w:webHidden/>
              </w:rPr>
              <w:fldChar w:fldCharType="separate"/>
            </w:r>
            <w:r w:rsidR="004A7D58">
              <w:rPr>
                <w:noProof/>
                <w:webHidden/>
              </w:rPr>
              <w:t>30</w:t>
            </w:r>
            <w:r w:rsidR="004A7D58">
              <w:rPr>
                <w:noProof/>
                <w:webHidden/>
              </w:rPr>
              <w:fldChar w:fldCharType="end"/>
            </w:r>
          </w:hyperlink>
        </w:p>
        <w:p w:rsidR="004A7D58" w:rsidRDefault="003F2299">
          <w:pPr>
            <w:pStyle w:val="TM2"/>
            <w:tabs>
              <w:tab w:val="left" w:pos="660"/>
              <w:tab w:val="right" w:leader="dot" w:pos="9062"/>
            </w:tabs>
            <w:rPr>
              <w:rFonts w:eastAsiaTheme="minorEastAsia"/>
              <w:noProof/>
              <w:lang w:eastAsia="fr-FR"/>
            </w:rPr>
          </w:pPr>
          <w:hyperlink w:anchor="_Toc465348427" w:history="1">
            <w:r w:rsidR="004A7D58" w:rsidRPr="000B1790">
              <w:rPr>
                <w:rStyle w:val="Lienhypertexte"/>
                <w:noProof/>
              </w:rPr>
              <w:t>I.</w:t>
            </w:r>
            <w:r w:rsidR="004A7D58">
              <w:rPr>
                <w:rFonts w:eastAsiaTheme="minorEastAsia"/>
                <w:noProof/>
                <w:lang w:eastAsia="fr-FR"/>
              </w:rPr>
              <w:tab/>
            </w:r>
            <w:r w:rsidR="004A7D58" w:rsidRPr="000B1790">
              <w:rPr>
                <w:rStyle w:val="Lienhypertexte"/>
                <w:noProof/>
              </w:rPr>
              <w:t>Contexte</w:t>
            </w:r>
            <w:r w:rsidR="004A7D58">
              <w:rPr>
                <w:noProof/>
                <w:webHidden/>
              </w:rPr>
              <w:tab/>
            </w:r>
            <w:r w:rsidR="004A7D58">
              <w:rPr>
                <w:noProof/>
                <w:webHidden/>
              </w:rPr>
              <w:fldChar w:fldCharType="begin"/>
            </w:r>
            <w:r w:rsidR="004A7D58">
              <w:rPr>
                <w:noProof/>
                <w:webHidden/>
              </w:rPr>
              <w:instrText xml:space="preserve"> PAGEREF _Toc465348427 \h </w:instrText>
            </w:r>
            <w:r w:rsidR="004A7D58">
              <w:rPr>
                <w:noProof/>
                <w:webHidden/>
              </w:rPr>
            </w:r>
            <w:r w:rsidR="004A7D58">
              <w:rPr>
                <w:noProof/>
                <w:webHidden/>
              </w:rPr>
              <w:fldChar w:fldCharType="separate"/>
            </w:r>
            <w:r w:rsidR="004A7D58">
              <w:rPr>
                <w:noProof/>
                <w:webHidden/>
              </w:rPr>
              <w:t>30</w:t>
            </w:r>
            <w:r w:rsidR="004A7D58">
              <w:rPr>
                <w:noProof/>
                <w:webHidden/>
              </w:rPr>
              <w:fldChar w:fldCharType="end"/>
            </w:r>
          </w:hyperlink>
        </w:p>
        <w:p w:rsidR="004A7D58" w:rsidRDefault="003F2299">
          <w:pPr>
            <w:pStyle w:val="TM2"/>
            <w:tabs>
              <w:tab w:val="left" w:pos="660"/>
              <w:tab w:val="right" w:leader="dot" w:pos="9062"/>
            </w:tabs>
            <w:rPr>
              <w:rFonts w:eastAsiaTheme="minorEastAsia"/>
              <w:noProof/>
              <w:lang w:eastAsia="fr-FR"/>
            </w:rPr>
          </w:pPr>
          <w:hyperlink w:anchor="_Toc465348428" w:history="1">
            <w:r w:rsidR="004A7D58" w:rsidRPr="000B1790">
              <w:rPr>
                <w:rStyle w:val="Lienhypertexte"/>
                <w:noProof/>
              </w:rPr>
              <w:t>II.</w:t>
            </w:r>
            <w:r w:rsidR="004A7D58">
              <w:rPr>
                <w:rFonts w:eastAsiaTheme="minorEastAsia"/>
                <w:noProof/>
                <w:lang w:eastAsia="fr-FR"/>
              </w:rPr>
              <w:tab/>
            </w:r>
            <w:r w:rsidR="004A7D58" w:rsidRPr="000B1790">
              <w:rPr>
                <w:rStyle w:val="Lienhypertexte"/>
                <w:noProof/>
              </w:rPr>
              <w:t>Déroulement</w:t>
            </w:r>
            <w:r w:rsidR="004A7D58">
              <w:rPr>
                <w:noProof/>
                <w:webHidden/>
              </w:rPr>
              <w:tab/>
            </w:r>
            <w:r w:rsidR="004A7D58">
              <w:rPr>
                <w:noProof/>
                <w:webHidden/>
              </w:rPr>
              <w:fldChar w:fldCharType="begin"/>
            </w:r>
            <w:r w:rsidR="004A7D58">
              <w:rPr>
                <w:noProof/>
                <w:webHidden/>
              </w:rPr>
              <w:instrText xml:space="preserve"> PAGEREF _Toc465348428 \h </w:instrText>
            </w:r>
            <w:r w:rsidR="004A7D58">
              <w:rPr>
                <w:noProof/>
                <w:webHidden/>
              </w:rPr>
            </w:r>
            <w:r w:rsidR="004A7D58">
              <w:rPr>
                <w:noProof/>
                <w:webHidden/>
              </w:rPr>
              <w:fldChar w:fldCharType="separate"/>
            </w:r>
            <w:r w:rsidR="004A7D58">
              <w:rPr>
                <w:noProof/>
                <w:webHidden/>
              </w:rPr>
              <w:t>31</w:t>
            </w:r>
            <w:r w:rsidR="004A7D58">
              <w:rPr>
                <w:noProof/>
                <w:webHidden/>
              </w:rPr>
              <w:fldChar w:fldCharType="end"/>
            </w:r>
          </w:hyperlink>
        </w:p>
        <w:p w:rsidR="004A7D58" w:rsidRDefault="003F2299">
          <w:pPr>
            <w:pStyle w:val="TM2"/>
            <w:tabs>
              <w:tab w:val="left" w:pos="880"/>
              <w:tab w:val="right" w:leader="dot" w:pos="9062"/>
            </w:tabs>
            <w:rPr>
              <w:rFonts w:eastAsiaTheme="minorEastAsia"/>
              <w:noProof/>
              <w:lang w:eastAsia="fr-FR"/>
            </w:rPr>
          </w:pPr>
          <w:hyperlink w:anchor="_Toc465348429" w:history="1">
            <w:r w:rsidR="004A7D58" w:rsidRPr="000B1790">
              <w:rPr>
                <w:rStyle w:val="Lienhypertexte"/>
                <w:noProof/>
              </w:rPr>
              <w:t>III.</w:t>
            </w:r>
            <w:r w:rsidR="004A7D58">
              <w:rPr>
                <w:rFonts w:eastAsiaTheme="minorEastAsia"/>
                <w:noProof/>
                <w:lang w:eastAsia="fr-FR"/>
              </w:rPr>
              <w:tab/>
            </w:r>
            <w:r w:rsidR="004A7D58" w:rsidRPr="000B1790">
              <w:rPr>
                <w:rStyle w:val="Lienhypertexte"/>
                <w:noProof/>
              </w:rPr>
              <w:t>Traitement des résultats</w:t>
            </w:r>
            <w:r w:rsidR="004A7D58">
              <w:rPr>
                <w:noProof/>
                <w:webHidden/>
              </w:rPr>
              <w:tab/>
            </w:r>
            <w:r w:rsidR="004A7D58">
              <w:rPr>
                <w:noProof/>
                <w:webHidden/>
              </w:rPr>
              <w:fldChar w:fldCharType="begin"/>
            </w:r>
            <w:r w:rsidR="004A7D58">
              <w:rPr>
                <w:noProof/>
                <w:webHidden/>
              </w:rPr>
              <w:instrText xml:space="preserve"> PAGEREF _Toc465348429 \h </w:instrText>
            </w:r>
            <w:r w:rsidR="004A7D58">
              <w:rPr>
                <w:noProof/>
                <w:webHidden/>
              </w:rPr>
            </w:r>
            <w:r w:rsidR="004A7D58">
              <w:rPr>
                <w:noProof/>
                <w:webHidden/>
              </w:rPr>
              <w:fldChar w:fldCharType="separate"/>
            </w:r>
            <w:r w:rsidR="004A7D58">
              <w:rPr>
                <w:noProof/>
                <w:webHidden/>
              </w:rPr>
              <w:t>32</w:t>
            </w:r>
            <w:r w:rsidR="004A7D58">
              <w:rPr>
                <w:noProof/>
                <w:webHidden/>
              </w:rPr>
              <w:fldChar w:fldCharType="end"/>
            </w:r>
          </w:hyperlink>
        </w:p>
        <w:p w:rsidR="004A7D58" w:rsidRDefault="003F2299">
          <w:pPr>
            <w:pStyle w:val="TM2"/>
            <w:tabs>
              <w:tab w:val="left" w:pos="880"/>
              <w:tab w:val="right" w:leader="dot" w:pos="9062"/>
            </w:tabs>
            <w:rPr>
              <w:rFonts w:eastAsiaTheme="minorEastAsia"/>
              <w:noProof/>
              <w:lang w:eastAsia="fr-FR"/>
            </w:rPr>
          </w:pPr>
          <w:hyperlink w:anchor="_Toc465348430" w:history="1">
            <w:r w:rsidR="004A7D58" w:rsidRPr="000B1790">
              <w:rPr>
                <w:rStyle w:val="Lienhypertexte"/>
                <w:noProof/>
              </w:rPr>
              <w:t>IV.</w:t>
            </w:r>
            <w:r w:rsidR="004A7D58">
              <w:rPr>
                <w:rFonts w:eastAsiaTheme="minorEastAsia"/>
                <w:noProof/>
                <w:lang w:eastAsia="fr-FR"/>
              </w:rPr>
              <w:tab/>
            </w:r>
            <w:r w:rsidR="004A7D58" w:rsidRPr="000B1790">
              <w:rPr>
                <w:rStyle w:val="Lienhypertexte"/>
                <w:noProof/>
              </w:rPr>
              <w:t>Présentation des résultats</w:t>
            </w:r>
            <w:r w:rsidR="004A7D58">
              <w:rPr>
                <w:noProof/>
                <w:webHidden/>
              </w:rPr>
              <w:tab/>
            </w:r>
            <w:r w:rsidR="004A7D58">
              <w:rPr>
                <w:noProof/>
                <w:webHidden/>
              </w:rPr>
              <w:fldChar w:fldCharType="begin"/>
            </w:r>
            <w:r w:rsidR="004A7D58">
              <w:rPr>
                <w:noProof/>
                <w:webHidden/>
              </w:rPr>
              <w:instrText xml:space="preserve"> PAGEREF _Toc465348430 \h </w:instrText>
            </w:r>
            <w:r w:rsidR="004A7D58">
              <w:rPr>
                <w:noProof/>
                <w:webHidden/>
              </w:rPr>
            </w:r>
            <w:r w:rsidR="004A7D58">
              <w:rPr>
                <w:noProof/>
                <w:webHidden/>
              </w:rPr>
              <w:fldChar w:fldCharType="separate"/>
            </w:r>
            <w:r w:rsidR="004A7D58">
              <w:rPr>
                <w:noProof/>
                <w:webHidden/>
              </w:rPr>
              <w:t>34</w:t>
            </w:r>
            <w:r w:rsidR="004A7D58">
              <w:rPr>
                <w:noProof/>
                <w:webHidden/>
              </w:rPr>
              <w:fldChar w:fldCharType="end"/>
            </w:r>
          </w:hyperlink>
        </w:p>
        <w:p w:rsidR="004A7D58" w:rsidRDefault="003F2299">
          <w:pPr>
            <w:pStyle w:val="TM1"/>
            <w:tabs>
              <w:tab w:val="right" w:leader="dot" w:pos="9062"/>
            </w:tabs>
            <w:rPr>
              <w:rFonts w:eastAsiaTheme="minorEastAsia"/>
              <w:noProof/>
              <w:lang w:eastAsia="fr-FR"/>
            </w:rPr>
          </w:pPr>
          <w:hyperlink w:anchor="_Toc465348431" w:history="1">
            <w:r w:rsidR="004A7D58" w:rsidRPr="000B1790">
              <w:rPr>
                <w:rStyle w:val="Lienhypertexte"/>
                <w:noProof/>
              </w:rPr>
              <w:t>Optimisation paramétrique/topologique d’un bouchon de lessive</w:t>
            </w:r>
            <w:r w:rsidR="004A7D58">
              <w:rPr>
                <w:noProof/>
                <w:webHidden/>
              </w:rPr>
              <w:tab/>
            </w:r>
            <w:r w:rsidR="004A7D58">
              <w:rPr>
                <w:noProof/>
                <w:webHidden/>
              </w:rPr>
              <w:fldChar w:fldCharType="begin"/>
            </w:r>
            <w:r w:rsidR="004A7D58">
              <w:rPr>
                <w:noProof/>
                <w:webHidden/>
              </w:rPr>
              <w:instrText xml:space="preserve"> PAGEREF _Toc465348431 \h </w:instrText>
            </w:r>
            <w:r w:rsidR="004A7D58">
              <w:rPr>
                <w:noProof/>
                <w:webHidden/>
              </w:rPr>
            </w:r>
            <w:r w:rsidR="004A7D58">
              <w:rPr>
                <w:noProof/>
                <w:webHidden/>
              </w:rPr>
              <w:fldChar w:fldCharType="separate"/>
            </w:r>
            <w:r w:rsidR="004A7D58">
              <w:rPr>
                <w:noProof/>
                <w:webHidden/>
              </w:rPr>
              <w:t>40</w:t>
            </w:r>
            <w:r w:rsidR="004A7D58">
              <w:rPr>
                <w:noProof/>
                <w:webHidden/>
              </w:rPr>
              <w:fldChar w:fldCharType="end"/>
            </w:r>
          </w:hyperlink>
        </w:p>
        <w:p w:rsidR="004A7D58" w:rsidRDefault="003F2299">
          <w:pPr>
            <w:pStyle w:val="TM2"/>
            <w:tabs>
              <w:tab w:val="left" w:pos="660"/>
              <w:tab w:val="right" w:leader="dot" w:pos="9062"/>
            </w:tabs>
            <w:rPr>
              <w:rFonts w:eastAsiaTheme="minorEastAsia"/>
              <w:noProof/>
              <w:lang w:eastAsia="fr-FR"/>
            </w:rPr>
          </w:pPr>
          <w:hyperlink w:anchor="_Toc465348432" w:history="1">
            <w:r w:rsidR="004A7D58" w:rsidRPr="000B1790">
              <w:rPr>
                <w:rStyle w:val="Lienhypertexte"/>
                <w:noProof/>
              </w:rPr>
              <w:t>I.</w:t>
            </w:r>
            <w:r w:rsidR="004A7D58">
              <w:rPr>
                <w:rFonts w:eastAsiaTheme="minorEastAsia"/>
                <w:noProof/>
                <w:lang w:eastAsia="fr-FR"/>
              </w:rPr>
              <w:tab/>
            </w:r>
            <w:r w:rsidR="004A7D58" w:rsidRPr="000B1790">
              <w:rPr>
                <w:rStyle w:val="Lienhypertexte"/>
                <w:noProof/>
              </w:rPr>
              <w:t>Contexte</w:t>
            </w:r>
            <w:r w:rsidR="004A7D58">
              <w:rPr>
                <w:noProof/>
                <w:webHidden/>
              </w:rPr>
              <w:tab/>
            </w:r>
            <w:r w:rsidR="004A7D58">
              <w:rPr>
                <w:noProof/>
                <w:webHidden/>
              </w:rPr>
              <w:fldChar w:fldCharType="begin"/>
            </w:r>
            <w:r w:rsidR="004A7D58">
              <w:rPr>
                <w:noProof/>
                <w:webHidden/>
              </w:rPr>
              <w:instrText xml:space="preserve"> PAGEREF _Toc465348432 \h </w:instrText>
            </w:r>
            <w:r w:rsidR="004A7D58">
              <w:rPr>
                <w:noProof/>
                <w:webHidden/>
              </w:rPr>
            </w:r>
            <w:r w:rsidR="004A7D58">
              <w:rPr>
                <w:noProof/>
                <w:webHidden/>
              </w:rPr>
              <w:fldChar w:fldCharType="separate"/>
            </w:r>
            <w:r w:rsidR="004A7D58">
              <w:rPr>
                <w:noProof/>
                <w:webHidden/>
              </w:rPr>
              <w:t>40</w:t>
            </w:r>
            <w:r w:rsidR="004A7D58">
              <w:rPr>
                <w:noProof/>
                <w:webHidden/>
              </w:rPr>
              <w:fldChar w:fldCharType="end"/>
            </w:r>
          </w:hyperlink>
        </w:p>
        <w:p w:rsidR="004A7D58" w:rsidRDefault="003F2299">
          <w:pPr>
            <w:pStyle w:val="TM2"/>
            <w:tabs>
              <w:tab w:val="left" w:pos="660"/>
              <w:tab w:val="right" w:leader="dot" w:pos="9062"/>
            </w:tabs>
            <w:rPr>
              <w:rFonts w:eastAsiaTheme="minorEastAsia"/>
              <w:noProof/>
              <w:lang w:eastAsia="fr-FR"/>
            </w:rPr>
          </w:pPr>
          <w:hyperlink w:anchor="_Toc465348433" w:history="1">
            <w:r w:rsidR="004A7D58" w:rsidRPr="000B1790">
              <w:rPr>
                <w:rStyle w:val="Lienhypertexte"/>
                <w:noProof/>
              </w:rPr>
              <w:t>II.</w:t>
            </w:r>
            <w:r w:rsidR="004A7D58">
              <w:rPr>
                <w:rFonts w:eastAsiaTheme="minorEastAsia"/>
                <w:noProof/>
                <w:lang w:eastAsia="fr-FR"/>
              </w:rPr>
              <w:tab/>
            </w:r>
            <w:r w:rsidR="004A7D58" w:rsidRPr="000B1790">
              <w:rPr>
                <w:rStyle w:val="Lienhypertexte"/>
                <w:noProof/>
              </w:rPr>
              <w:t>Traitement d’un cas test : conduite coudée</w:t>
            </w:r>
            <w:r w:rsidR="004A7D58">
              <w:rPr>
                <w:noProof/>
                <w:webHidden/>
              </w:rPr>
              <w:tab/>
            </w:r>
            <w:r w:rsidR="004A7D58">
              <w:rPr>
                <w:noProof/>
                <w:webHidden/>
              </w:rPr>
              <w:fldChar w:fldCharType="begin"/>
            </w:r>
            <w:r w:rsidR="004A7D58">
              <w:rPr>
                <w:noProof/>
                <w:webHidden/>
              </w:rPr>
              <w:instrText xml:space="preserve"> PAGEREF _Toc465348433 \h </w:instrText>
            </w:r>
            <w:r w:rsidR="004A7D58">
              <w:rPr>
                <w:noProof/>
                <w:webHidden/>
              </w:rPr>
            </w:r>
            <w:r w:rsidR="004A7D58">
              <w:rPr>
                <w:noProof/>
                <w:webHidden/>
              </w:rPr>
              <w:fldChar w:fldCharType="separate"/>
            </w:r>
            <w:r w:rsidR="004A7D58">
              <w:rPr>
                <w:noProof/>
                <w:webHidden/>
              </w:rPr>
              <w:t>40</w:t>
            </w:r>
            <w:r w:rsidR="004A7D58">
              <w:rPr>
                <w:noProof/>
                <w:webHidden/>
              </w:rPr>
              <w:fldChar w:fldCharType="end"/>
            </w:r>
          </w:hyperlink>
        </w:p>
        <w:p w:rsidR="004A7D58" w:rsidRDefault="003F2299">
          <w:pPr>
            <w:pStyle w:val="TM2"/>
            <w:tabs>
              <w:tab w:val="left" w:pos="880"/>
              <w:tab w:val="right" w:leader="dot" w:pos="9062"/>
            </w:tabs>
            <w:rPr>
              <w:rFonts w:eastAsiaTheme="minorEastAsia"/>
              <w:noProof/>
              <w:lang w:eastAsia="fr-FR"/>
            </w:rPr>
          </w:pPr>
          <w:hyperlink w:anchor="_Toc465348434" w:history="1">
            <w:r w:rsidR="004A7D58" w:rsidRPr="000B1790">
              <w:rPr>
                <w:rStyle w:val="Lienhypertexte"/>
                <w:noProof/>
              </w:rPr>
              <w:t>III.</w:t>
            </w:r>
            <w:r w:rsidR="004A7D58">
              <w:rPr>
                <w:rFonts w:eastAsiaTheme="minorEastAsia"/>
                <w:noProof/>
                <w:lang w:eastAsia="fr-FR"/>
              </w:rPr>
              <w:tab/>
            </w:r>
            <w:r w:rsidR="004A7D58" w:rsidRPr="000B1790">
              <w:rPr>
                <w:rStyle w:val="Lienhypertexte"/>
                <w:noProof/>
              </w:rPr>
              <w:t>Application au bouchon de lessive</w:t>
            </w:r>
            <w:r w:rsidR="004A7D58">
              <w:rPr>
                <w:noProof/>
                <w:webHidden/>
              </w:rPr>
              <w:tab/>
            </w:r>
            <w:r w:rsidR="004A7D58">
              <w:rPr>
                <w:noProof/>
                <w:webHidden/>
              </w:rPr>
              <w:fldChar w:fldCharType="begin"/>
            </w:r>
            <w:r w:rsidR="004A7D58">
              <w:rPr>
                <w:noProof/>
                <w:webHidden/>
              </w:rPr>
              <w:instrText xml:space="preserve"> PAGEREF _Toc465348434 \h </w:instrText>
            </w:r>
            <w:r w:rsidR="004A7D58">
              <w:rPr>
                <w:noProof/>
                <w:webHidden/>
              </w:rPr>
            </w:r>
            <w:r w:rsidR="004A7D58">
              <w:rPr>
                <w:noProof/>
                <w:webHidden/>
              </w:rPr>
              <w:fldChar w:fldCharType="separate"/>
            </w:r>
            <w:r w:rsidR="004A7D58">
              <w:rPr>
                <w:noProof/>
                <w:webHidden/>
              </w:rPr>
              <w:t>43</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35" w:history="1">
            <w:r w:rsidR="004A7D58" w:rsidRPr="000B1790">
              <w:rPr>
                <w:rStyle w:val="Lienhypertexte"/>
                <w:noProof/>
              </w:rPr>
              <w:t>A.</w:t>
            </w:r>
            <w:r w:rsidR="004A7D58">
              <w:rPr>
                <w:rFonts w:eastAsiaTheme="minorEastAsia"/>
                <w:noProof/>
                <w:lang w:eastAsia="fr-FR"/>
              </w:rPr>
              <w:tab/>
            </w:r>
            <w:r w:rsidR="004A7D58" w:rsidRPr="000B1790">
              <w:rPr>
                <w:rStyle w:val="Lienhypertexte"/>
                <w:noProof/>
              </w:rPr>
              <w:t>Simplification de modèle</w:t>
            </w:r>
            <w:r w:rsidR="004A7D58">
              <w:rPr>
                <w:noProof/>
                <w:webHidden/>
              </w:rPr>
              <w:tab/>
            </w:r>
            <w:r w:rsidR="004A7D58">
              <w:rPr>
                <w:noProof/>
                <w:webHidden/>
              </w:rPr>
              <w:fldChar w:fldCharType="begin"/>
            </w:r>
            <w:r w:rsidR="004A7D58">
              <w:rPr>
                <w:noProof/>
                <w:webHidden/>
              </w:rPr>
              <w:instrText xml:space="preserve"> PAGEREF _Toc465348435 \h </w:instrText>
            </w:r>
            <w:r w:rsidR="004A7D58">
              <w:rPr>
                <w:noProof/>
                <w:webHidden/>
              </w:rPr>
            </w:r>
            <w:r w:rsidR="004A7D58">
              <w:rPr>
                <w:noProof/>
                <w:webHidden/>
              </w:rPr>
              <w:fldChar w:fldCharType="separate"/>
            </w:r>
            <w:r w:rsidR="004A7D58">
              <w:rPr>
                <w:noProof/>
                <w:webHidden/>
              </w:rPr>
              <w:t>43</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36" w:history="1">
            <w:r w:rsidR="004A7D58" w:rsidRPr="000B1790">
              <w:rPr>
                <w:rStyle w:val="Lienhypertexte"/>
                <w:noProof/>
              </w:rPr>
              <w:t>B.</w:t>
            </w:r>
            <w:r w:rsidR="004A7D58">
              <w:rPr>
                <w:rFonts w:eastAsiaTheme="minorEastAsia"/>
                <w:noProof/>
                <w:lang w:eastAsia="fr-FR"/>
              </w:rPr>
              <w:tab/>
            </w:r>
            <w:r w:rsidR="004A7D58" w:rsidRPr="000B1790">
              <w:rPr>
                <w:rStyle w:val="Lienhypertexte"/>
                <w:noProof/>
              </w:rPr>
              <w:t>Modèles monophasiques</w:t>
            </w:r>
            <w:r w:rsidR="004A7D58">
              <w:rPr>
                <w:noProof/>
                <w:webHidden/>
              </w:rPr>
              <w:tab/>
            </w:r>
            <w:r w:rsidR="004A7D58">
              <w:rPr>
                <w:noProof/>
                <w:webHidden/>
              </w:rPr>
              <w:fldChar w:fldCharType="begin"/>
            </w:r>
            <w:r w:rsidR="004A7D58">
              <w:rPr>
                <w:noProof/>
                <w:webHidden/>
              </w:rPr>
              <w:instrText xml:space="preserve"> PAGEREF _Toc465348436 \h </w:instrText>
            </w:r>
            <w:r w:rsidR="004A7D58">
              <w:rPr>
                <w:noProof/>
                <w:webHidden/>
              </w:rPr>
            </w:r>
            <w:r w:rsidR="004A7D58">
              <w:rPr>
                <w:noProof/>
                <w:webHidden/>
              </w:rPr>
              <w:fldChar w:fldCharType="separate"/>
            </w:r>
            <w:r w:rsidR="004A7D58">
              <w:rPr>
                <w:noProof/>
                <w:webHidden/>
              </w:rPr>
              <w:t>44</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37" w:history="1">
            <w:r w:rsidR="004A7D58" w:rsidRPr="000B1790">
              <w:rPr>
                <w:rStyle w:val="Lienhypertexte"/>
                <w:noProof/>
              </w:rPr>
              <w:t>C.</w:t>
            </w:r>
            <w:r w:rsidR="004A7D58">
              <w:rPr>
                <w:rFonts w:eastAsiaTheme="minorEastAsia"/>
                <w:noProof/>
                <w:lang w:eastAsia="fr-FR"/>
              </w:rPr>
              <w:tab/>
            </w:r>
            <w:r w:rsidR="004A7D58" w:rsidRPr="000B1790">
              <w:rPr>
                <w:rStyle w:val="Lienhypertexte"/>
                <w:noProof/>
              </w:rPr>
              <w:t>Modèles diphasiques</w:t>
            </w:r>
            <w:r w:rsidR="004A7D58">
              <w:rPr>
                <w:noProof/>
                <w:webHidden/>
              </w:rPr>
              <w:tab/>
            </w:r>
            <w:r w:rsidR="004A7D58">
              <w:rPr>
                <w:noProof/>
                <w:webHidden/>
              </w:rPr>
              <w:fldChar w:fldCharType="begin"/>
            </w:r>
            <w:r w:rsidR="004A7D58">
              <w:rPr>
                <w:noProof/>
                <w:webHidden/>
              </w:rPr>
              <w:instrText xml:space="preserve"> PAGEREF _Toc465348437 \h </w:instrText>
            </w:r>
            <w:r w:rsidR="004A7D58">
              <w:rPr>
                <w:noProof/>
                <w:webHidden/>
              </w:rPr>
            </w:r>
            <w:r w:rsidR="004A7D58">
              <w:rPr>
                <w:noProof/>
                <w:webHidden/>
              </w:rPr>
              <w:fldChar w:fldCharType="separate"/>
            </w:r>
            <w:r w:rsidR="004A7D58">
              <w:rPr>
                <w:noProof/>
                <w:webHidden/>
              </w:rPr>
              <w:t>47</w:t>
            </w:r>
            <w:r w:rsidR="004A7D58">
              <w:rPr>
                <w:noProof/>
                <w:webHidden/>
              </w:rPr>
              <w:fldChar w:fldCharType="end"/>
            </w:r>
          </w:hyperlink>
        </w:p>
        <w:p w:rsidR="004A7D58" w:rsidRDefault="003F2299">
          <w:pPr>
            <w:pStyle w:val="TM1"/>
            <w:tabs>
              <w:tab w:val="right" w:leader="dot" w:pos="9062"/>
            </w:tabs>
            <w:rPr>
              <w:rFonts w:eastAsiaTheme="minorEastAsia"/>
              <w:noProof/>
              <w:lang w:eastAsia="fr-FR"/>
            </w:rPr>
          </w:pPr>
          <w:hyperlink w:anchor="_Toc465348438" w:history="1">
            <w:r w:rsidR="004A7D58" w:rsidRPr="000B1790">
              <w:rPr>
                <w:rStyle w:val="Lienhypertexte"/>
                <w:noProof/>
              </w:rPr>
              <w:t>Conclusion</w:t>
            </w:r>
            <w:r w:rsidR="004A7D58">
              <w:rPr>
                <w:noProof/>
                <w:webHidden/>
              </w:rPr>
              <w:tab/>
            </w:r>
            <w:r w:rsidR="004A7D58">
              <w:rPr>
                <w:noProof/>
                <w:webHidden/>
              </w:rPr>
              <w:fldChar w:fldCharType="begin"/>
            </w:r>
            <w:r w:rsidR="004A7D58">
              <w:rPr>
                <w:noProof/>
                <w:webHidden/>
              </w:rPr>
              <w:instrText xml:space="preserve"> PAGEREF _Toc465348438 \h </w:instrText>
            </w:r>
            <w:r w:rsidR="004A7D58">
              <w:rPr>
                <w:noProof/>
                <w:webHidden/>
              </w:rPr>
            </w:r>
            <w:r w:rsidR="004A7D58">
              <w:rPr>
                <w:noProof/>
                <w:webHidden/>
              </w:rPr>
              <w:fldChar w:fldCharType="separate"/>
            </w:r>
            <w:r w:rsidR="004A7D58">
              <w:rPr>
                <w:noProof/>
                <w:webHidden/>
              </w:rPr>
              <w:t>50</w:t>
            </w:r>
            <w:r w:rsidR="004A7D58">
              <w:rPr>
                <w:noProof/>
                <w:webHidden/>
              </w:rPr>
              <w:fldChar w:fldCharType="end"/>
            </w:r>
          </w:hyperlink>
        </w:p>
        <w:p w:rsidR="004A7D58" w:rsidRDefault="003F2299">
          <w:pPr>
            <w:pStyle w:val="TM1"/>
            <w:tabs>
              <w:tab w:val="right" w:leader="dot" w:pos="9062"/>
            </w:tabs>
            <w:rPr>
              <w:rFonts w:eastAsiaTheme="minorEastAsia"/>
              <w:noProof/>
              <w:lang w:eastAsia="fr-FR"/>
            </w:rPr>
          </w:pPr>
          <w:hyperlink w:anchor="_Toc465348439" w:history="1">
            <w:r w:rsidR="004A7D58" w:rsidRPr="000B1790">
              <w:rPr>
                <w:rStyle w:val="Lienhypertexte"/>
                <w:noProof/>
              </w:rPr>
              <w:t>Références</w:t>
            </w:r>
            <w:r w:rsidR="004A7D58">
              <w:rPr>
                <w:noProof/>
                <w:webHidden/>
              </w:rPr>
              <w:tab/>
            </w:r>
            <w:r w:rsidR="004A7D58">
              <w:rPr>
                <w:noProof/>
                <w:webHidden/>
              </w:rPr>
              <w:fldChar w:fldCharType="begin"/>
            </w:r>
            <w:r w:rsidR="004A7D58">
              <w:rPr>
                <w:noProof/>
                <w:webHidden/>
              </w:rPr>
              <w:instrText xml:space="preserve"> PAGEREF _Toc465348439 \h </w:instrText>
            </w:r>
            <w:r w:rsidR="004A7D58">
              <w:rPr>
                <w:noProof/>
                <w:webHidden/>
              </w:rPr>
            </w:r>
            <w:r w:rsidR="004A7D58">
              <w:rPr>
                <w:noProof/>
                <w:webHidden/>
              </w:rPr>
              <w:fldChar w:fldCharType="separate"/>
            </w:r>
            <w:r w:rsidR="004A7D58">
              <w:rPr>
                <w:noProof/>
                <w:webHidden/>
              </w:rPr>
              <w:t>51</w:t>
            </w:r>
            <w:r w:rsidR="004A7D58">
              <w:rPr>
                <w:noProof/>
                <w:webHidden/>
              </w:rPr>
              <w:fldChar w:fldCharType="end"/>
            </w:r>
          </w:hyperlink>
        </w:p>
        <w:p w:rsidR="004A7D58" w:rsidRDefault="003F2299">
          <w:pPr>
            <w:pStyle w:val="TM1"/>
            <w:tabs>
              <w:tab w:val="right" w:leader="dot" w:pos="9062"/>
            </w:tabs>
            <w:rPr>
              <w:rFonts w:eastAsiaTheme="minorEastAsia"/>
              <w:noProof/>
              <w:lang w:eastAsia="fr-FR"/>
            </w:rPr>
          </w:pPr>
          <w:hyperlink w:anchor="_Toc465348440" w:history="1">
            <w:r w:rsidR="004A7D58" w:rsidRPr="000B1790">
              <w:rPr>
                <w:rStyle w:val="Lienhypertexte"/>
                <w:noProof/>
              </w:rPr>
              <w:t>Annexes</w:t>
            </w:r>
            <w:r w:rsidR="004A7D58">
              <w:rPr>
                <w:noProof/>
                <w:webHidden/>
              </w:rPr>
              <w:tab/>
            </w:r>
            <w:r w:rsidR="004A7D58">
              <w:rPr>
                <w:noProof/>
                <w:webHidden/>
              </w:rPr>
              <w:fldChar w:fldCharType="begin"/>
            </w:r>
            <w:r w:rsidR="004A7D58">
              <w:rPr>
                <w:noProof/>
                <w:webHidden/>
              </w:rPr>
              <w:instrText xml:space="preserve"> PAGEREF _Toc465348440 \h </w:instrText>
            </w:r>
            <w:r w:rsidR="004A7D58">
              <w:rPr>
                <w:noProof/>
                <w:webHidden/>
              </w:rPr>
            </w:r>
            <w:r w:rsidR="004A7D58">
              <w:rPr>
                <w:noProof/>
                <w:webHidden/>
              </w:rPr>
              <w:fldChar w:fldCharType="separate"/>
            </w:r>
            <w:r w:rsidR="004A7D58">
              <w:rPr>
                <w:noProof/>
                <w:webHidden/>
              </w:rPr>
              <w:t>53</w:t>
            </w:r>
            <w:r w:rsidR="004A7D58">
              <w:rPr>
                <w:noProof/>
                <w:webHidden/>
              </w:rPr>
              <w:fldChar w:fldCharType="end"/>
            </w:r>
          </w:hyperlink>
        </w:p>
        <w:p w:rsidR="004A7D58" w:rsidRDefault="003F2299">
          <w:pPr>
            <w:pStyle w:val="TM2"/>
            <w:tabs>
              <w:tab w:val="left" w:pos="660"/>
              <w:tab w:val="right" w:leader="dot" w:pos="9062"/>
            </w:tabs>
            <w:rPr>
              <w:rFonts w:eastAsiaTheme="minorEastAsia"/>
              <w:noProof/>
              <w:lang w:eastAsia="fr-FR"/>
            </w:rPr>
          </w:pPr>
          <w:hyperlink w:anchor="_Toc465348441" w:history="1">
            <w:r w:rsidR="004A7D58" w:rsidRPr="000B1790">
              <w:rPr>
                <w:rStyle w:val="Lienhypertexte"/>
                <w:noProof/>
              </w:rPr>
              <w:t>I.</w:t>
            </w:r>
            <w:r w:rsidR="004A7D58">
              <w:rPr>
                <w:rFonts w:eastAsiaTheme="minorEastAsia"/>
                <w:noProof/>
                <w:lang w:eastAsia="fr-FR"/>
              </w:rPr>
              <w:tab/>
            </w:r>
            <w:r w:rsidR="004A7D58" w:rsidRPr="000B1790">
              <w:rPr>
                <w:rStyle w:val="Lienhypertexte"/>
                <w:noProof/>
              </w:rPr>
              <w:t>Formalisation des préférences sur les variables d’observation</w:t>
            </w:r>
            <w:r w:rsidR="004A7D58">
              <w:rPr>
                <w:noProof/>
                <w:webHidden/>
              </w:rPr>
              <w:tab/>
            </w:r>
            <w:r w:rsidR="004A7D58">
              <w:rPr>
                <w:noProof/>
                <w:webHidden/>
              </w:rPr>
              <w:fldChar w:fldCharType="begin"/>
            </w:r>
            <w:r w:rsidR="004A7D58">
              <w:rPr>
                <w:noProof/>
                <w:webHidden/>
              </w:rPr>
              <w:instrText xml:space="preserve"> PAGEREF _Toc465348441 \h </w:instrText>
            </w:r>
            <w:r w:rsidR="004A7D58">
              <w:rPr>
                <w:noProof/>
                <w:webHidden/>
              </w:rPr>
            </w:r>
            <w:r w:rsidR="004A7D58">
              <w:rPr>
                <w:noProof/>
                <w:webHidden/>
              </w:rPr>
              <w:fldChar w:fldCharType="separate"/>
            </w:r>
            <w:r w:rsidR="004A7D58">
              <w:rPr>
                <w:noProof/>
                <w:webHidden/>
              </w:rPr>
              <w:t>53</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42" w:history="1">
            <w:r w:rsidR="004A7D58" w:rsidRPr="000B1790">
              <w:rPr>
                <w:rStyle w:val="Lienhypertexte"/>
                <w:noProof/>
              </w:rPr>
              <w:t>A.</w:t>
            </w:r>
            <w:r w:rsidR="004A7D58">
              <w:rPr>
                <w:rFonts w:eastAsiaTheme="minorEastAsia"/>
                <w:noProof/>
                <w:lang w:eastAsia="fr-FR"/>
              </w:rPr>
              <w:tab/>
            </w:r>
            <w:r w:rsidR="004A7D58" w:rsidRPr="000B1790">
              <w:rPr>
                <w:rStyle w:val="Lienhypertexte"/>
                <w:noProof/>
              </w:rPr>
              <w:t>Le paradoxe de St Pétersbourg</w:t>
            </w:r>
            <w:r w:rsidR="004A7D58">
              <w:rPr>
                <w:noProof/>
                <w:webHidden/>
              </w:rPr>
              <w:tab/>
            </w:r>
            <w:r w:rsidR="004A7D58">
              <w:rPr>
                <w:noProof/>
                <w:webHidden/>
              </w:rPr>
              <w:fldChar w:fldCharType="begin"/>
            </w:r>
            <w:r w:rsidR="004A7D58">
              <w:rPr>
                <w:noProof/>
                <w:webHidden/>
              </w:rPr>
              <w:instrText xml:space="preserve"> PAGEREF _Toc465348442 \h </w:instrText>
            </w:r>
            <w:r w:rsidR="004A7D58">
              <w:rPr>
                <w:noProof/>
                <w:webHidden/>
              </w:rPr>
            </w:r>
            <w:r w:rsidR="004A7D58">
              <w:rPr>
                <w:noProof/>
                <w:webHidden/>
              </w:rPr>
              <w:fldChar w:fldCharType="separate"/>
            </w:r>
            <w:r w:rsidR="004A7D58">
              <w:rPr>
                <w:noProof/>
                <w:webHidden/>
              </w:rPr>
              <w:t>53</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43" w:history="1">
            <w:r w:rsidR="004A7D58" w:rsidRPr="000B1790">
              <w:rPr>
                <w:rStyle w:val="Lienhypertexte"/>
                <w:noProof/>
              </w:rPr>
              <w:t>B.</w:t>
            </w:r>
            <w:r w:rsidR="004A7D58">
              <w:rPr>
                <w:rFonts w:eastAsiaTheme="minorEastAsia"/>
                <w:noProof/>
                <w:lang w:eastAsia="fr-FR"/>
              </w:rPr>
              <w:tab/>
            </w:r>
            <w:r w:rsidR="004A7D58" w:rsidRPr="000B1790">
              <w:rPr>
                <w:rStyle w:val="Lienhypertexte"/>
                <w:noProof/>
              </w:rPr>
              <w:t>Les fonctions de satisfaction</w:t>
            </w:r>
            <w:r w:rsidR="004A7D58">
              <w:rPr>
                <w:noProof/>
                <w:webHidden/>
              </w:rPr>
              <w:tab/>
            </w:r>
            <w:r w:rsidR="004A7D58">
              <w:rPr>
                <w:noProof/>
                <w:webHidden/>
              </w:rPr>
              <w:fldChar w:fldCharType="begin"/>
            </w:r>
            <w:r w:rsidR="004A7D58">
              <w:rPr>
                <w:noProof/>
                <w:webHidden/>
              </w:rPr>
              <w:instrText xml:space="preserve"> PAGEREF _Toc465348443 \h </w:instrText>
            </w:r>
            <w:r w:rsidR="004A7D58">
              <w:rPr>
                <w:noProof/>
                <w:webHidden/>
              </w:rPr>
            </w:r>
            <w:r w:rsidR="004A7D58">
              <w:rPr>
                <w:noProof/>
                <w:webHidden/>
              </w:rPr>
              <w:fldChar w:fldCharType="separate"/>
            </w:r>
            <w:r w:rsidR="004A7D58">
              <w:rPr>
                <w:noProof/>
                <w:webHidden/>
              </w:rPr>
              <w:t>53</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44" w:history="1">
            <w:r w:rsidR="004A7D58" w:rsidRPr="000B1790">
              <w:rPr>
                <w:rStyle w:val="Lienhypertexte"/>
                <w:noProof/>
              </w:rPr>
              <w:t>C.</w:t>
            </w:r>
            <w:r w:rsidR="004A7D58">
              <w:rPr>
                <w:rFonts w:eastAsiaTheme="minorEastAsia"/>
                <w:noProof/>
                <w:lang w:eastAsia="fr-FR"/>
              </w:rPr>
              <w:tab/>
            </w:r>
            <w:r w:rsidR="004A7D58" w:rsidRPr="000B1790">
              <w:rPr>
                <w:rStyle w:val="Lienhypertexte"/>
                <w:noProof/>
              </w:rPr>
              <w:t>Les fonctions d’appartenance</w:t>
            </w:r>
            <w:r w:rsidR="004A7D58">
              <w:rPr>
                <w:noProof/>
                <w:webHidden/>
              </w:rPr>
              <w:tab/>
            </w:r>
            <w:r w:rsidR="004A7D58">
              <w:rPr>
                <w:noProof/>
                <w:webHidden/>
              </w:rPr>
              <w:fldChar w:fldCharType="begin"/>
            </w:r>
            <w:r w:rsidR="004A7D58">
              <w:rPr>
                <w:noProof/>
                <w:webHidden/>
              </w:rPr>
              <w:instrText xml:space="preserve"> PAGEREF _Toc465348444 \h </w:instrText>
            </w:r>
            <w:r w:rsidR="004A7D58">
              <w:rPr>
                <w:noProof/>
                <w:webHidden/>
              </w:rPr>
            </w:r>
            <w:r w:rsidR="004A7D58">
              <w:rPr>
                <w:noProof/>
                <w:webHidden/>
              </w:rPr>
              <w:fldChar w:fldCharType="separate"/>
            </w:r>
            <w:r w:rsidR="004A7D58">
              <w:rPr>
                <w:noProof/>
                <w:webHidden/>
              </w:rPr>
              <w:t>53</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45" w:history="1">
            <w:r w:rsidR="004A7D58" w:rsidRPr="000B1790">
              <w:rPr>
                <w:rStyle w:val="Lienhypertexte"/>
                <w:noProof/>
              </w:rPr>
              <w:t>D.</w:t>
            </w:r>
            <w:r w:rsidR="004A7D58">
              <w:rPr>
                <w:rFonts w:eastAsiaTheme="minorEastAsia"/>
                <w:noProof/>
                <w:lang w:eastAsia="fr-FR"/>
              </w:rPr>
              <w:tab/>
            </w:r>
            <w:r w:rsidR="004A7D58" w:rsidRPr="000B1790">
              <w:rPr>
                <w:rStyle w:val="Lienhypertexte"/>
                <w:noProof/>
              </w:rPr>
              <w:t>Les fonctions d’utilités</w:t>
            </w:r>
            <w:r w:rsidR="004A7D58">
              <w:rPr>
                <w:noProof/>
                <w:webHidden/>
              </w:rPr>
              <w:tab/>
            </w:r>
            <w:r w:rsidR="004A7D58">
              <w:rPr>
                <w:noProof/>
                <w:webHidden/>
              </w:rPr>
              <w:fldChar w:fldCharType="begin"/>
            </w:r>
            <w:r w:rsidR="004A7D58">
              <w:rPr>
                <w:noProof/>
                <w:webHidden/>
              </w:rPr>
              <w:instrText xml:space="preserve"> PAGEREF _Toc465348445 \h </w:instrText>
            </w:r>
            <w:r w:rsidR="004A7D58">
              <w:rPr>
                <w:noProof/>
                <w:webHidden/>
              </w:rPr>
            </w:r>
            <w:r w:rsidR="004A7D58">
              <w:rPr>
                <w:noProof/>
                <w:webHidden/>
              </w:rPr>
              <w:fldChar w:fldCharType="separate"/>
            </w:r>
            <w:r w:rsidR="004A7D58">
              <w:rPr>
                <w:noProof/>
                <w:webHidden/>
              </w:rPr>
              <w:t>53</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46" w:history="1">
            <w:r w:rsidR="004A7D58" w:rsidRPr="000B1790">
              <w:rPr>
                <w:rStyle w:val="Lienhypertexte"/>
                <w:noProof/>
              </w:rPr>
              <w:t>E.</w:t>
            </w:r>
            <w:r w:rsidR="004A7D58">
              <w:rPr>
                <w:rFonts w:eastAsiaTheme="minorEastAsia"/>
                <w:noProof/>
                <w:lang w:eastAsia="fr-FR"/>
              </w:rPr>
              <w:tab/>
            </w:r>
            <w:r w:rsidR="004A7D58" w:rsidRPr="000B1790">
              <w:rPr>
                <w:rStyle w:val="Lienhypertexte"/>
                <w:noProof/>
              </w:rPr>
              <w:t>Les fonctions de désirabilité</w:t>
            </w:r>
            <w:r w:rsidR="004A7D58">
              <w:rPr>
                <w:noProof/>
                <w:webHidden/>
              </w:rPr>
              <w:tab/>
            </w:r>
            <w:r w:rsidR="004A7D58">
              <w:rPr>
                <w:noProof/>
                <w:webHidden/>
              </w:rPr>
              <w:fldChar w:fldCharType="begin"/>
            </w:r>
            <w:r w:rsidR="004A7D58">
              <w:rPr>
                <w:noProof/>
                <w:webHidden/>
              </w:rPr>
              <w:instrText xml:space="preserve"> PAGEREF _Toc465348446 \h </w:instrText>
            </w:r>
            <w:r w:rsidR="004A7D58">
              <w:rPr>
                <w:noProof/>
                <w:webHidden/>
              </w:rPr>
            </w:r>
            <w:r w:rsidR="004A7D58">
              <w:rPr>
                <w:noProof/>
                <w:webHidden/>
              </w:rPr>
              <w:fldChar w:fldCharType="separate"/>
            </w:r>
            <w:r w:rsidR="004A7D58">
              <w:rPr>
                <w:noProof/>
                <w:webHidden/>
              </w:rPr>
              <w:t>54</w:t>
            </w:r>
            <w:r w:rsidR="004A7D58">
              <w:rPr>
                <w:noProof/>
                <w:webHidden/>
              </w:rPr>
              <w:fldChar w:fldCharType="end"/>
            </w:r>
          </w:hyperlink>
        </w:p>
        <w:p w:rsidR="004A7D58" w:rsidRDefault="003F2299">
          <w:pPr>
            <w:pStyle w:val="TM2"/>
            <w:tabs>
              <w:tab w:val="left" w:pos="660"/>
              <w:tab w:val="right" w:leader="dot" w:pos="9062"/>
            </w:tabs>
            <w:rPr>
              <w:rFonts w:eastAsiaTheme="minorEastAsia"/>
              <w:noProof/>
              <w:lang w:eastAsia="fr-FR"/>
            </w:rPr>
          </w:pPr>
          <w:hyperlink w:anchor="_Toc465348447" w:history="1">
            <w:r w:rsidR="004A7D58" w:rsidRPr="000B1790">
              <w:rPr>
                <w:rStyle w:val="Lienhypertexte"/>
                <w:noProof/>
              </w:rPr>
              <w:t>II.</w:t>
            </w:r>
            <w:r w:rsidR="004A7D58">
              <w:rPr>
                <w:rFonts w:eastAsiaTheme="minorEastAsia"/>
                <w:noProof/>
                <w:lang w:eastAsia="fr-FR"/>
              </w:rPr>
              <w:tab/>
            </w:r>
            <w:r w:rsidR="004A7D58" w:rsidRPr="000B1790">
              <w:rPr>
                <w:rStyle w:val="Lienhypertexte"/>
                <w:noProof/>
              </w:rPr>
              <w:t>Le système d’aide à la décision</w:t>
            </w:r>
            <w:r w:rsidR="004A7D58">
              <w:rPr>
                <w:noProof/>
                <w:webHidden/>
              </w:rPr>
              <w:tab/>
            </w:r>
            <w:r w:rsidR="004A7D58">
              <w:rPr>
                <w:noProof/>
                <w:webHidden/>
              </w:rPr>
              <w:fldChar w:fldCharType="begin"/>
            </w:r>
            <w:r w:rsidR="004A7D58">
              <w:rPr>
                <w:noProof/>
                <w:webHidden/>
              </w:rPr>
              <w:instrText xml:space="preserve"> PAGEREF _Toc465348447 \h </w:instrText>
            </w:r>
            <w:r w:rsidR="004A7D58">
              <w:rPr>
                <w:noProof/>
                <w:webHidden/>
              </w:rPr>
            </w:r>
            <w:r w:rsidR="004A7D58">
              <w:rPr>
                <w:noProof/>
                <w:webHidden/>
              </w:rPr>
              <w:fldChar w:fldCharType="separate"/>
            </w:r>
            <w:r w:rsidR="004A7D58">
              <w:rPr>
                <w:noProof/>
                <w:webHidden/>
              </w:rPr>
              <w:t>56</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48" w:history="1">
            <w:r w:rsidR="004A7D58" w:rsidRPr="000B1790">
              <w:rPr>
                <w:rStyle w:val="Lienhypertexte"/>
                <w:noProof/>
              </w:rPr>
              <w:t>A.</w:t>
            </w:r>
            <w:r w:rsidR="004A7D58">
              <w:rPr>
                <w:rFonts w:eastAsiaTheme="minorEastAsia"/>
                <w:noProof/>
                <w:lang w:eastAsia="fr-FR"/>
              </w:rPr>
              <w:tab/>
            </w:r>
            <w:r w:rsidR="004A7D58" w:rsidRPr="000B1790">
              <w:rPr>
                <w:rStyle w:val="Lienhypertexte"/>
                <w:noProof/>
              </w:rPr>
              <w:t>Identification des objectifs de conception</w:t>
            </w:r>
            <w:r w:rsidR="004A7D58">
              <w:rPr>
                <w:noProof/>
                <w:webHidden/>
              </w:rPr>
              <w:tab/>
            </w:r>
            <w:r w:rsidR="004A7D58">
              <w:rPr>
                <w:noProof/>
                <w:webHidden/>
              </w:rPr>
              <w:fldChar w:fldCharType="begin"/>
            </w:r>
            <w:r w:rsidR="004A7D58">
              <w:rPr>
                <w:noProof/>
                <w:webHidden/>
              </w:rPr>
              <w:instrText xml:space="preserve"> PAGEREF _Toc465348448 \h </w:instrText>
            </w:r>
            <w:r w:rsidR="004A7D58">
              <w:rPr>
                <w:noProof/>
                <w:webHidden/>
              </w:rPr>
            </w:r>
            <w:r w:rsidR="004A7D58">
              <w:rPr>
                <w:noProof/>
                <w:webHidden/>
              </w:rPr>
              <w:fldChar w:fldCharType="separate"/>
            </w:r>
            <w:r w:rsidR="004A7D58">
              <w:rPr>
                <w:noProof/>
                <w:webHidden/>
              </w:rPr>
              <w:t>56</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49" w:history="1">
            <w:r w:rsidR="004A7D58" w:rsidRPr="000B1790">
              <w:rPr>
                <w:rStyle w:val="Lienhypertexte"/>
                <w:noProof/>
              </w:rPr>
              <w:t>B.</w:t>
            </w:r>
            <w:r w:rsidR="004A7D58">
              <w:rPr>
                <w:rFonts w:eastAsiaTheme="minorEastAsia"/>
                <w:noProof/>
                <w:lang w:eastAsia="fr-FR"/>
              </w:rPr>
              <w:tab/>
            </w:r>
            <w:r w:rsidR="004A7D58" w:rsidRPr="000B1790">
              <w:rPr>
                <w:rStyle w:val="Lienhypertexte"/>
                <w:noProof/>
              </w:rPr>
              <w:t>Etablissement des priorités</w:t>
            </w:r>
            <w:r w:rsidR="004A7D58">
              <w:rPr>
                <w:noProof/>
                <w:webHidden/>
              </w:rPr>
              <w:tab/>
            </w:r>
            <w:r w:rsidR="004A7D58">
              <w:rPr>
                <w:noProof/>
                <w:webHidden/>
              </w:rPr>
              <w:fldChar w:fldCharType="begin"/>
            </w:r>
            <w:r w:rsidR="004A7D58">
              <w:rPr>
                <w:noProof/>
                <w:webHidden/>
              </w:rPr>
              <w:instrText xml:space="preserve"> PAGEREF _Toc465348449 \h </w:instrText>
            </w:r>
            <w:r w:rsidR="004A7D58">
              <w:rPr>
                <w:noProof/>
                <w:webHidden/>
              </w:rPr>
            </w:r>
            <w:r w:rsidR="004A7D58">
              <w:rPr>
                <w:noProof/>
                <w:webHidden/>
              </w:rPr>
              <w:fldChar w:fldCharType="separate"/>
            </w:r>
            <w:r w:rsidR="004A7D58">
              <w:rPr>
                <w:noProof/>
                <w:webHidden/>
              </w:rPr>
              <w:t>56</w:t>
            </w:r>
            <w:r w:rsidR="004A7D58">
              <w:rPr>
                <w:noProof/>
                <w:webHidden/>
              </w:rPr>
              <w:fldChar w:fldCharType="end"/>
            </w:r>
          </w:hyperlink>
        </w:p>
        <w:p w:rsidR="004A7D58" w:rsidRDefault="003F2299">
          <w:pPr>
            <w:pStyle w:val="TM3"/>
            <w:tabs>
              <w:tab w:val="left" w:pos="880"/>
              <w:tab w:val="right" w:leader="dot" w:pos="9062"/>
            </w:tabs>
            <w:rPr>
              <w:rFonts w:eastAsiaTheme="minorEastAsia"/>
              <w:noProof/>
              <w:lang w:eastAsia="fr-FR"/>
            </w:rPr>
          </w:pPr>
          <w:hyperlink w:anchor="_Toc465348450" w:history="1">
            <w:r w:rsidR="004A7D58" w:rsidRPr="000B1790">
              <w:rPr>
                <w:rStyle w:val="Lienhypertexte"/>
                <w:noProof/>
              </w:rPr>
              <w:t>C.</w:t>
            </w:r>
            <w:r w:rsidR="004A7D58">
              <w:rPr>
                <w:rFonts w:eastAsiaTheme="minorEastAsia"/>
                <w:noProof/>
                <w:lang w:eastAsia="fr-FR"/>
              </w:rPr>
              <w:tab/>
            </w:r>
            <w:r w:rsidR="004A7D58" w:rsidRPr="000B1790">
              <w:rPr>
                <w:rStyle w:val="Lienhypertexte"/>
                <w:noProof/>
              </w:rPr>
              <w:t>La notion d’arc-élasticité</w:t>
            </w:r>
            <w:r w:rsidR="004A7D58">
              <w:rPr>
                <w:noProof/>
                <w:webHidden/>
              </w:rPr>
              <w:tab/>
            </w:r>
            <w:r w:rsidR="004A7D58">
              <w:rPr>
                <w:noProof/>
                <w:webHidden/>
              </w:rPr>
              <w:fldChar w:fldCharType="begin"/>
            </w:r>
            <w:r w:rsidR="004A7D58">
              <w:rPr>
                <w:noProof/>
                <w:webHidden/>
              </w:rPr>
              <w:instrText xml:space="preserve"> PAGEREF _Toc465348450 \h </w:instrText>
            </w:r>
            <w:r w:rsidR="004A7D58">
              <w:rPr>
                <w:noProof/>
                <w:webHidden/>
              </w:rPr>
            </w:r>
            <w:r w:rsidR="004A7D58">
              <w:rPr>
                <w:noProof/>
                <w:webHidden/>
              </w:rPr>
              <w:fldChar w:fldCharType="separate"/>
            </w:r>
            <w:r w:rsidR="004A7D58">
              <w:rPr>
                <w:noProof/>
                <w:webHidden/>
              </w:rPr>
              <w:t>56</w:t>
            </w:r>
            <w:r w:rsidR="004A7D58">
              <w:rPr>
                <w:noProof/>
                <w:webHidden/>
              </w:rPr>
              <w:fldChar w:fldCharType="end"/>
            </w:r>
          </w:hyperlink>
        </w:p>
        <w:p w:rsidR="004A7D58" w:rsidRDefault="003F2299">
          <w:pPr>
            <w:pStyle w:val="TM2"/>
            <w:tabs>
              <w:tab w:val="left" w:pos="880"/>
              <w:tab w:val="right" w:leader="dot" w:pos="9062"/>
            </w:tabs>
            <w:rPr>
              <w:rFonts w:eastAsiaTheme="minorEastAsia"/>
              <w:noProof/>
              <w:lang w:eastAsia="fr-FR"/>
            </w:rPr>
          </w:pPr>
          <w:hyperlink w:anchor="_Toc465348451" w:history="1">
            <w:r w:rsidR="004A7D58" w:rsidRPr="000B1790">
              <w:rPr>
                <w:rStyle w:val="Lienhypertexte"/>
                <w:noProof/>
                <w:lang w:val="en-US"/>
              </w:rPr>
              <w:t>III.</w:t>
            </w:r>
            <w:r w:rsidR="004A7D58">
              <w:rPr>
                <w:rFonts w:eastAsiaTheme="minorEastAsia"/>
                <w:noProof/>
                <w:lang w:eastAsia="fr-FR"/>
              </w:rPr>
              <w:tab/>
            </w:r>
            <w:r w:rsidR="004A7D58" w:rsidRPr="000B1790">
              <w:rPr>
                <w:rStyle w:val="Lienhypertexte"/>
                <w:noProof/>
                <w:lang w:val="en-US"/>
              </w:rPr>
              <w:t>Code Python pour l’optimisation</w:t>
            </w:r>
            <w:r w:rsidR="004A7D58">
              <w:rPr>
                <w:noProof/>
                <w:webHidden/>
              </w:rPr>
              <w:tab/>
            </w:r>
            <w:r w:rsidR="004A7D58">
              <w:rPr>
                <w:noProof/>
                <w:webHidden/>
              </w:rPr>
              <w:fldChar w:fldCharType="begin"/>
            </w:r>
            <w:r w:rsidR="004A7D58">
              <w:rPr>
                <w:noProof/>
                <w:webHidden/>
              </w:rPr>
              <w:instrText xml:space="preserve"> PAGEREF _Toc465348451 \h </w:instrText>
            </w:r>
            <w:r w:rsidR="004A7D58">
              <w:rPr>
                <w:noProof/>
                <w:webHidden/>
              </w:rPr>
            </w:r>
            <w:r w:rsidR="004A7D58">
              <w:rPr>
                <w:noProof/>
                <w:webHidden/>
              </w:rPr>
              <w:fldChar w:fldCharType="separate"/>
            </w:r>
            <w:r w:rsidR="004A7D58">
              <w:rPr>
                <w:noProof/>
                <w:webHidden/>
              </w:rPr>
              <w:t>59</w:t>
            </w:r>
            <w:r w:rsidR="004A7D58">
              <w:rPr>
                <w:noProof/>
                <w:webHidden/>
              </w:rPr>
              <w:fldChar w:fldCharType="end"/>
            </w:r>
          </w:hyperlink>
        </w:p>
        <w:p w:rsidR="00905CF0" w:rsidRDefault="00905CF0">
          <w:r>
            <w:rPr>
              <w:b/>
              <w:bCs/>
            </w:rPr>
            <w:fldChar w:fldCharType="end"/>
          </w:r>
        </w:p>
      </w:sdtContent>
    </w:sdt>
    <w:p w:rsidR="00EB0624" w:rsidRDefault="00EB0624">
      <w:pPr>
        <w:rPr>
          <w:rFonts w:asciiTheme="majorHAnsi" w:eastAsiaTheme="majorEastAsia" w:hAnsiTheme="majorHAnsi" w:cstheme="majorBidi"/>
          <w:color w:val="2E74B5" w:themeColor="accent1" w:themeShade="BF"/>
          <w:sz w:val="32"/>
          <w:szCs w:val="32"/>
        </w:rPr>
      </w:pPr>
      <w:r>
        <w:br w:type="page"/>
      </w:r>
    </w:p>
    <w:p w:rsidR="00EB0624" w:rsidRDefault="00EB0624" w:rsidP="00EB0624">
      <w:pPr>
        <w:pStyle w:val="Titre1"/>
      </w:pPr>
      <w:bookmarkStart w:id="44" w:name="_Toc465348412"/>
      <w:r>
        <w:lastRenderedPageBreak/>
        <w:t>Table des illustrations</w:t>
      </w:r>
      <w:bookmarkEnd w:id="44"/>
    </w:p>
    <w:p w:rsidR="00B112FC" w:rsidRDefault="00EB0624">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65344404" w:history="1">
        <w:r w:rsidR="00B112FC" w:rsidRPr="00D41970">
          <w:rPr>
            <w:rStyle w:val="Lienhypertexte"/>
            <w:noProof/>
          </w:rPr>
          <w:t>Figure 1 : Secteurs d'activité du groupe Ingéliance</w:t>
        </w:r>
        <w:r w:rsidR="00B112FC">
          <w:rPr>
            <w:noProof/>
            <w:webHidden/>
          </w:rPr>
          <w:tab/>
        </w:r>
        <w:r w:rsidR="00B112FC">
          <w:rPr>
            <w:noProof/>
            <w:webHidden/>
          </w:rPr>
          <w:fldChar w:fldCharType="begin"/>
        </w:r>
        <w:r w:rsidR="00B112FC">
          <w:rPr>
            <w:noProof/>
            <w:webHidden/>
          </w:rPr>
          <w:instrText xml:space="preserve"> PAGEREF _Toc465344404 \h </w:instrText>
        </w:r>
        <w:r w:rsidR="00B112FC">
          <w:rPr>
            <w:noProof/>
            <w:webHidden/>
          </w:rPr>
        </w:r>
        <w:r w:rsidR="00B112FC">
          <w:rPr>
            <w:noProof/>
            <w:webHidden/>
          </w:rPr>
          <w:fldChar w:fldCharType="separate"/>
        </w:r>
        <w:r w:rsidR="00B112FC">
          <w:rPr>
            <w:noProof/>
            <w:webHidden/>
          </w:rPr>
          <w:t>4</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05" w:history="1">
        <w:r w:rsidR="00B112FC" w:rsidRPr="00D41970">
          <w:rPr>
            <w:rStyle w:val="Lienhypertexte"/>
            <w:noProof/>
          </w:rPr>
          <w:t>Figure 2 : Implantation du groupe en France et à l'international</w:t>
        </w:r>
        <w:r w:rsidR="00B112FC">
          <w:rPr>
            <w:noProof/>
            <w:webHidden/>
          </w:rPr>
          <w:tab/>
        </w:r>
        <w:r w:rsidR="00B112FC">
          <w:rPr>
            <w:noProof/>
            <w:webHidden/>
          </w:rPr>
          <w:fldChar w:fldCharType="begin"/>
        </w:r>
        <w:r w:rsidR="00B112FC">
          <w:rPr>
            <w:noProof/>
            <w:webHidden/>
          </w:rPr>
          <w:instrText xml:space="preserve"> PAGEREF _Toc465344405 \h </w:instrText>
        </w:r>
        <w:r w:rsidR="00B112FC">
          <w:rPr>
            <w:noProof/>
            <w:webHidden/>
          </w:rPr>
        </w:r>
        <w:r w:rsidR="00B112FC">
          <w:rPr>
            <w:noProof/>
            <w:webHidden/>
          </w:rPr>
          <w:fldChar w:fldCharType="separate"/>
        </w:r>
        <w:r w:rsidR="00B112FC">
          <w:rPr>
            <w:noProof/>
            <w:webHidden/>
          </w:rPr>
          <w:t>4</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06" w:history="1">
        <w:r w:rsidR="00B112FC" w:rsidRPr="00D41970">
          <w:rPr>
            <w:rStyle w:val="Lienhypertexte"/>
            <w:noProof/>
          </w:rPr>
          <w:t>Figure 3 : Front de Pareto</w:t>
        </w:r>
        <w:r w:rsidR="00B112FC">
          <w:rPr>
            <w:noProof/>
            <w:webHidden/>
          </w:rPr>
          <w:tab/>
        </w:r>
        <w:r w:rsidR="00B112FC">
          <w:rPr>
            <w:noProof/>
            <w:webHidden/>
          </w:rPr>
          <w:fldChar w:fldCharType="begin"/>
        </w:r>
        <w:r w:rsidR="00B112FC">
          <w:rPr>
            <w:noProof/>
            <w:webHidden/>
          </w:rPr>
          <w:instrText xml:space="preserve"> PAGEREF _Toc465344406 \h </w:instrText>
        </w:r>
        <w:r w:rsidR="00B112FC">
          <w:rPr>
            <w:noProof/>
            <w:webHidden/>
          </w:rPr>
        </w:r>
        <w:r w:rsidR="00B112FC">
          <w:rPr>
            <w:noProof/>
            <w:webHidden/>
          </w:rPr>
          <w:fldChar w:fldCharType="separate"/>
        </w:r>
        <w:r w:rsidR="00B112FC">
          <w:rPr>
            <w:noProof/>
            <w:webHidden/>
          </w:rPr>
          <w:t>11</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07" w:history="1">
        <w:r w:rsidR="00B112FC" w:rsidRPr="00D41970">
          <w:rPr>
            <w:rStyle w:val="Lienhypertexte"/>
            <w:noProof/>
          </w:rPr>
          <w:t>Figure 4 : Echelle de comparaison et matrice de jugement</w:t>
        </w:r>
        <w:r w:rsidR="00B112FC">
          <w:rPr>
            <w:noProof/>
            <w:webHidden/>
          </w:rPr>
          <w:tab/>
        </w:r>
        <w:r w:rsidR="00B112FC">
          <w:rPr>
            <w:noProof/>
            <w:webHidden/>
          </w:rPr>
          <w:fldChar w:fldCharType="begin"/>
        </w:r>
        <w:r w:rsidR="00B112FC">
          <w:rPr>
            <w:noProof/>
            <w:webHidden/>
          </w:rPr>
          <w:instrText xml:space="preserve"> PAGEREF _Toc465344407 \h </w:instrText>
        </w:r>
        <w:r w:rsidR="00B112FC">
          <w:rPr>
            <w:noProof/>
            <w:webHidden/>
          </w:rPr>
        </w:r>
        <w:r w:rsidR="00B112FC">
          <w:rPr>
            <w:noProof/>
            <w:webHidden/>
          </w:rPr>
          <w:fldChar w:fldCharType="separate"/>
        </w:r>
        <w:r w:rsidR="00B112FC">
          <w:rPr>
            <w:noProof/>
            <w:webHidden/>
          </w:rPr>
          <w:t>13</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08" w:history="1">
        <w:r w:rsidR="00B112FC" w:rsidRPr="00D41970">
          <w:rPr>
            <w:rStyle w:val="Lienhypertexte"/>
            <w:noProof/>
          </w:rPr>
          <w:t>Figure 5 : Indices aléatoires proposés par Saaty</w:t>
        </w:r>
        <w:r w:rsidR="00B112FC">
          <w:rPr>
            <w:noProof/>
            <w:webHidden/>
          </w:rPr>
          <w:tab/>
        </w:r>
        <w:r w:rsidR="00B112FC">
          <w:rPr>
            <w:noProof/>
            <w:webHidden/>
          </w:rPr>
          <w:fldChar w:fldCharType="begin"/>
        </w:r>
        <w:r w:rsidR="00B112FC">
          <w:rPr>
            <w:noProof/>
            <w:webHidden/>
          </w:rPr>
          <w:instrText xml:space="preserve"> PAGEREF _Toc465344408 \h </w:instrText>
        </w:r>
        <w:r w:rsidR="00B112FC">
          <w:rPr>
            <w:noProof/>
            <w:webHidden/>
          </w:rPr>
        </w:r>
        <w:r w:rsidR="00B112FC">
          <w:rPr>
            <w:noProof/>
            <w:webHidden/>
          </w:rPr>
          <w:fldChar w:fldCharType="separate"/>
        </w:r>
        <w:r w:rsidR="00B112FC">
          <w:rPr>
            <w:noProof/>
            <w:webHidden/>
          </w:rPr>
          <w:t>14</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09" w:history="1">
        <w:r w:rsidR="00B112FC" w:rsidRPr="00D41970">
          <w:rPr>
            <w:rStyle w:val="Lienhypertexte"/>
            <w:noProof/>
          </w:rPr>
          <w:t>Figure 6 : Classification des méthodes d'optimisation</w:t>
        </w:r>
        <w:r w:rsidR="00B112FC">
          <w:rPr>
            <w:noProof/>
            <w:webHidden/>
          </w:rPr>
          <w:tab/>
        </w:r>
        <w:r w:rsidR="00B112FC">
          <w:rPr>
            <w:noProof/>
            <w:webHidden/>
          </w:rPr>
          <w:fldChar w:fldCharType="begin"/>
        </w:r>
        <w:r w:rsidR="00B112FC">
          <w:rPr>
            <w:noProof/>
            <w:webHidden/>
          </w:rPr>
          <w:instrText xml:space="preserve"> PAGEREF _Toc465344409 \h </w:instrText>
        </w:r>
        <w:r w:rsidR="00B112FC">
          <w:rPr>
            <w:noProof/>
            <w:webHidden/>
          </w:rPr>
        </w:r>
        <w:r w:rsidR="00B112FC">
          <w:rPr>
            <w:noProof/>
            <w:webHidden/>
          </w:rPr>
          <w:fldChar w:fldCharType="separate"/>
        </w:r>
        <w:r w:rsidR="00B112FC">
          <w:rPr>
            <w:noProof/>
            <w:webHidden/>
          </w:rPr>
          <w:t>23</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10" w:history="1">
        <w:r w:rsidR="00B112FC" w:rsidRPr="00D41970">
          <w:rPr>
            <w:rStyle w:val="Lienhypertexte"/>
            <w:noProof/>
          </w:rPr>
          <w:t>Figure 7 : Génération d'un individu enfant</w:t>
        </w:r>
        <w:r w:rsidR="00B112FC">
          <w:rPr>
            <w:noProof/>
            <w:webHidden/>
          </w:rPr>
          <w:tab/>
        </w:r>
        <w:r w:rsidR="00B112FC">
          <w:rPr>
            <w:noProof/>
            <w:webHidden/>
          </w:rPr>
          <w:fldChar w:fldCharType="begin"/>
        </w:r>
        <w:r w:rsidR="00B112FC">
          <w:rPr>
            <w:noProof/>
            <w:webHidden/>
          </w:rPr>
          <w:instrText xml:space="preserve"> PAGEREF _Toc465344410 \h </w:instrText>
        </w:r>
        <w:r w:rsidR="00B112FC">
          <w:rPr>
            <w:noProof/>
            <w:webHidden/>
          </w:rPr>
        </w:r>
        <w:r w:rsidR="00B112FC">
          <w:rPr>
            <w:noProof/>
            <w:webHidden/>
          </w:rPr>
          <w:fldChar w:fldCharType="separate"/>
        </w:r>
        <w:r w:rsidR="00B112FC">
          <w:rPr>
            <w:noProof/>
            <w:webHidden/>
          </w:rPr>
          <w:t>24</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11" w:history="1">
        <w:r w:rsidR="00B112FC" w:rsidRPr="00D41970">
          <w:rPr>
            <w:rStyle w:val="Lienhypertexte"/>
            <w:noProof/>
          </w:rPr>
          <w:t>Figure 8 : Algorithme de l'essaim particulaire</w:t>
        </w:r>
        <w:r w:rsidR="00B112FC">
          <w:rPr>
            <w:noProof/>
            <w:webHidden/>
          </w:rPr>
          <w:tab/>
        </w:r>
        <w:r w:rsidR="00B112FC">
          <w:rPr>
            <w:noProof/>
            <w:webHidden/>
          </w:rPr>
          <w:fldChar w:fldCharType="begin"/>
        </w:r>
        <w:r w:rsidR="00B112FC">
          <w:rPr>
            <w:noProof/>
            <w:webHidden/>
          </w:rPr>
          <w:instrText xml:space="preserve"> PAGEREF _Toc465344411 \h </w:instrText>
        </w:r>
        <w:r w:rsidR="00B112FC">
          <w:rPr>
            <w:noProof/>
            <w:webHidden/>
          </w:rPr>
        </w:r>
        <w:r w:rsidR="00B112FC">
          <w:rPr>
            <w:noProof/>
            <w:webHidden/>
          </w:rPr>
          <w:fldChar w:fldCharType="separate"/>
        </w:r>
        <w:r w:rsidR="00B112FC">
          <w:rPr>
            <w:noProof/>
            <w:webHidden/>
          </w:rPr>
          <w:t>26</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12" w:history="1">
        <w:r w:rsidR="00B112FC" w:rsidRPr="00D41970">
          <w:rPr>
            <w:rStyle w:val="Lienhypertexte"/>
            <w:noProof/>
          </w:rPr>
          <w:t>Figure 9 : Recherche du meilleur chemin pour les fourmis</w:t>
        </w:r>
        <w:r w:rsidR="00B112FC">
          <w:rPr>
            <w:noProof/>
            <w:webHidden/>
          </w:rPr>
          <w:tab/>
        </w:r>
        <w:r w:rsidR="00B112FC">
          <w:rPr>
            <w:noProof/>
            <w:webHidden/>
          </w:rPr>
          <w:fldChar w:fldCharType="begin"/>
        </w:r>
        <w:r w:rsidR="00B112FC">
          <w:rPr>
            <w:noProof/>
            <w:webHidden/>
          </w:rPr>
          <w:instrText xml:space="preserve"> PAGEREF _Toc465344412 \h </w:instrText>
        </w:r>
        <w:r w:rsidR="00B112FC">
          <w:rPr>
            <w:noProof/>
            <w:webHidden/>
          </w:rPr>
        </w:r>
        <w:r w:rsidR="00B112FC">
          <w:rPr>
            <w:noProof/>
            <w:webHidden/>
          </w:rPr>
          <w:fldChar w:fldCharType="separate"/>
        </w:r>
        <w:r w:rsidR="00B112FC">
          <w:rPr>
            <w:noProof/>
            <w:webHidden/>
          </w:rPr>
          <w:t>27</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13" w:history="1">
        <w:r w:rsidR="00B112FC" w:rsidRPr="00D41970">
          <w:rPr>
            <w:rStyle w:val="Lienhypertexte"/>
            <w:noProof/>
          </w:rPr>
          <w:t>Figure 10 : Configuration de l'essai thermomécanique de la rotule EP4</w:t>
        </w:r>
        <w:r w:rsidR="00B112FC">
          <w:rPr>
            <w:noProof/>
            <w:webHidden/>
          </w:rPr>
          <w:tab/>
        </w:r>
        <w:r w:rsidR="00B112FC">
          <w:rPr>
            <w:noProof/>
            <w:webHidden/>
          </w:rPr>
          <w:fldChar w:fldCharType="begin"/>
        </w:r>
        <w:r w:rsidR="00B112FC">
          <w:rPr>
            <w:noProof/>
            <w:webHidden/>
          </w:rPr>
          <w:instrText xml:space="preserve"> PAGEREF _Toc465344413 \h </w:instrText>
        </w:r>
        <w:r w:rsidR="00B112FC">
          <w:rPr>
            <w:noProof/>
            <w:webHidden/>
          </w:rPr>
        </w:r>
        <w:r w:rsidR="00B112FC">
          <w:rPr>
            <w:noProof/>
            <w:webHidden/>
          </w:rPr>
          <w:fldChar w:fldCharType="separate"/>
        </w:r>
        <w:r w:rsidR="00B112FC">
          <w:rPr>
            <w:noProof/>
            <w:webHidden/>
          </w:rPr>
          <w:t>30</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14" w:history="1">
        <w:r w:rsidR="00B112FC" w:rsidRPr="00D41970">
          <w:rPr>
            <w:rStyle w:val="Lienhypertexte"/>
            <w:noProof/>
          </w:rPr>
          <w:t>Figure 11 : Disposition des capteurs de température</w:t>
        </w:r>
        <w:r w:rsidR="00B112FC">
          <w:rPr>
            <w:noProof/>
            <w:webHidden/>
          </w:rPr>
          <w:tab/>
        </w:r>
        <w:r w:rsidR="00B112FC">
          <w:rPr>
            <w:noProof/>
            <w:webHidden/>
          </w:rPr>
          <w:fldChar w:fldCharType="begin"/>
        </w:r>
        <w:r w:rsidR="00B112FC">
          <w:rPr>
            <w:noProof/>
            <w:webHidden/>
          </w:rPr>
          <w:instrText xml:space="preserve"> PAGEREF _Toc465344414 \h </w:instrText>
        </w:r>
        <w:r w:rsidR="00B112FC">
          <w:rPr>
            <w:noProof/>
            <w:webHidden/>
          </w:rPr>
        </w:r>
        <w:r w:rsidR="00B112FC">
          <w:rPr>
            <w:noProof/>
            <w:webHidden/>
          </w:rPr>
          <w:fldChar w:fldCharType="separate"/>
        </w:r>
        <w:r w:rsidR="00B112FC">
          <w:rPr>
            <w:noProof/>
            <w:webHidden/>
          </w:rPr>
          <w:t>30</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15" w:history="1">
        <w:r w:rsidR="00B112FC" w:rsidRPr="00D41970">
          <w:rPr>
            <w:rStyle w:val="Lienhypertexte"/>
            <w:noProof/>
          </w:rPr>
          <w:t>Figure 12 : Première méthode d'optimisation proposée</w:t>
        </w:r>
        <w:r w:rsidR="00B112FC">
          <w:rPr>
            <w:noProof/>
            <w:webHidden/>
          </w:rPr>
          <w:tab/>
        </w:r>
        <w:r w:rsidR="00B112FC">
          <w:rPr>
            <w:noProof/>
            <w:webHidden/>
          </w:rPr>
          <w:fldChar w:fldCharType="begin"/>
        </w:r>
        <w:r w:rsidR="00B112FC">
          <w:rPr>
            <w:noProof/>
            <w:webHidden/>
          </w:rPr>
          <w:instrText xml:space="preserve"> PAGEREF _Toc465344415 \h </w:instrText>
        </w:r>
        <w:r w:rsidR="00B112FC">
          <w:rPr>
            <w:noProof/>
            <w:webHidden/>
          </w:rPr>
        </w:r>
        <w:r w:rsidR="00B112FC">
          <w:rPr>
            <w:noProof/>
            <w:webHidden/>
          </w:rPr>
          <w:fldChar w:fldCharType="separate"/>
        </w:r>
        <w:r w:rsidR="00B112FC">
          <w:rPr>
            <w:noProof/>
            <w:webHidden/>
          </w:rPr>
          <w:t>33</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16" w:history="1">
        <w:r w:rsidR="00B112FC" w:rsidRPr="00D41970">
          <w:rPr>
            <w:rStyle w:val="Lienhypertexte"/>
            <w:noProof/>
          </w:rPr>
          <w:t>Figure 13 : Seconde méthode d'optimisation proposée</w:t>
        </w:r>
        <w:r w:rsidR="00B112FC">
          <w:rPr>
            <w:noProof/>
            <w:webHidden/>
          </w:rPr>
          <w:tab/>
        </w:r>
        <w:r w:rsidR="00B112FC">
          <w:rPr>
            <w:noProof/>
            <w:webHidden/>
          </w:rPr>
          <w:fldChar w:fldCharType="begin"/>
        </w:r>
        <w:r w:rsidR="00B112FC">
          <w:rPr>
            <w:noProof/>
            <w:webHidden/>
          </w:rPr>
          <w:instrText xml:space="preserve"> PAGEREF _Toc465344416 \h </w:instrText>
        </w:r>
        <w:r w:rsidR="00B112FC">
          <w:rPr>
            <w:noProof/>
            <w:webHidden/>
          </w:rPr>
        </w:r>
        <w:r w:rsidR="00B112FC">
          <w:rPr>
            <w:noProof/>
            <w:webHidden/>
          </w:rPr>
          <w:fldChar w:fldCharType="separate"/>
        </w:r>
        <w:r w:rsidR="00B112FC">
          <w:rPr>
            <w:noProof/>
            <w:webHidden/>
          </w:rPr>
          <w:t>34</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17" w:history="1">
        <w:r w:rsidR="00B112FC" w:rsidRPr="00D41970">
          <w:rPr>
            <w:rStyle w:val="Lienhypertexte"/>
            <w:noProof/>
          </w:rPr>
          <w:t>Figure 14 : Scores des différents algorithmes pour l'Erreur Quadratique Moyenne</w:t>
        </w:r>
        <w:r w:rsidR="00B112FC">
          <w:rPr>
            <w:noProof/>
            <w:webHidden/>
          </w:rPr>
          <w:tab/>
        </w:r>
        <w:r w:rsidR="00B112FC">
          <w:rPr>
            <w:noProof/>
            <w:webHidden/>
          </w:rPr>
          <w:fldChar w:fldCharType="begin"/>
        </w:r>
        <w:r w:rsidR="00B112FC">
          <w:rPr>
            <w:noProof/>
            <w:webHidden/>
          </w:rPr>
          <w:instrText xml:space="preserve"> PAGEREF _Toc465344417 \h </w:instrText>
        </w:r>
        <w:r w:rsidR="00B112FC">
          <w:rPr>
            <w:noProof/>
            <w:webHidden/>
          </w:rPr>
        </w:r>
        <w:r w:rsidR="00B112FC">
          <w:rPr>
            <w:noProof/>
            <w:webHidden/>
          </w:rPr>
          <w:fldChar w:fldCharType="separate"/>
        </w:r>
        <w:r w:rsidR="00B112FC">
          <w:rPr>
            <w:noProof/>
            <w:webHidden/>
          </w:rPr>
          <w:t>35</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18" w:history="1">
        <w:r w:rsidR="00B112FC" w:rsidRPr="00D41970">
          <w:rPr>
            <w:rStyle w:val="Lienhypertexte"/>
            <w:noProof/>
          </w:rPr>
          <w:t>Figure 15 : Scores des différents algorithmes pour le Coefficient de Détermination</w:t>
        </w:r>
        <w:r w:rsidR="00B112FC">
          <w:rPr>
            <w:noProof/>
            <w:webHidden/>
          </w:rPr>
          <w:tab/>
        </w:r>
        <w:r w:rsidR="00B112FC">
          <w:rPr>
            <w:noProof/>
            <w:webHidden/>
          </w:rPr>
          <w:fldChar w:fldCharType="begin"/>
        </w:r>
        <w:r w:rsidR="00B112FC">
          <w:rPr>
            <w:noProof/>
            <w:webHidden/>
          </w:rPr>
          <w:instrText xml:space="preserve"> PAGEREF _Toc465344418 \h </w:instrText>
        </w:r>
        <w:r w:rsidR="00B112FC">
          <w:rPr>
            <w:noProof/>
            <w:webHidden/>
          </w:rPr>
        </w:r>
        <w:r w:rsidR="00B112FC">
          <w:rPr>
            <w:noProof/>
            <w:webHidden/>
          </w:rPr>
          <w:fldChar w:fldCharType="separate"/>
        </w:r>
        <w:r w:rsidR="00B112FC">
          <w:rPr>
            <w:noProof/>
            <w:webHidden/>
          </w:rPr>
          <w:t>35</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19" w:history="1">
        <w:r w:rsidR="00B112FC" w:rsidRPr="00D41970">
          <w:rPr>
            <w:rStyle w:val="Lienhypertexte"/>
            <w:noProof/>
          </w:rPr>
          <w:t>Figure 16 : Scores des différents algorithmes pour la fonction objectif</w:t>
        </w:r>
        <w:r w:rsidR="00B112FC">
          <w:rPr>
            <w:noProof/>
            <w:webHidden/>
          </w:rPr>
          <w:tab/>
        </w:r>
        <w:r w:rsidR="00B112FC">
          <w:rPr>
            <w:noProof/>
            <w:webHidden/>
          </w:rPr>
          <w:fldChar w:fldCharType="begin"/>
        </w:r>
        <w:r w:rsidR="00B112FC">
          <w:rPr>
            <w:noProof/>
            <w:webHidden/>
          </w:rPr>
          <w:instrText xml:space="preserve"> PAGEREF _Toc465344419 \h </w:instrText>
        </w:r>
        <w:r w:rsidR="00B112FC">
          <w:rPr>
            <w:noProof/>
            <w:webHidden/>
          </w:rPr>
        </w:r>
        <w:r w:rsidR="00B112FC">
          <w:rPr>
            <w:noProof/>
            <w:webHidden/>
          </w:rPr>
          <w:fldChar w:fldCharType="separate"/>
        </w:r>
        <w:r w:rsidR="00B112FC">
          <w:rPr>
            <w:noProof/>
            <w:webHidden/>
          </w:rPr>
          <w:t>35</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20" w:history="1">
        <w:r w:rsidR="00B112FC" w:rsidRPr="00D41970">
          <w:rPr>
            <w:rStyle w:val="Lienhypertexte"/>
            <w:noProof/>
          </w:rPr>
          <w:t>Figure 17 : Scores des différents algorithmes pour le temps de calcul</w:t>
        </w:r>
        <w:r w:rsidR="00B112FC">
          <w:rPr>
            <w:noProof/>
            <w:webHidden/>
          </w:rPr>
          <w:tab/>
        </w:r>
        <w:r w:rsidR="00B112FC">
          <w:rPr>
            <w:noProof/>
            <w:webHidden/>
          </w:rPr>
          <w:fldChar w:fldCharType="begin"/>
        </w:r>
        <w:r w:rsidR="00B112FC">
          <w:rPr>
            <w:noProof/>
            <w:webHidden/>
          </w:rPr>
          <w:instrText xml:space="preserve"> PAGEREF _Toc465344420 \h </w:instrText>
        </w:r>
        <w:r w:rsidR="00B112FC">
          <w:rPr>
            <w:noProof/>
            <w:webHidden/>
          </w:rPr>
        </w:r>
        <w:r w:rsidR="00B112FC">
          <w:rPr>
            <w:noProof/>
            <w:webHidden/>
          </w:rPr>
          <w:fldChar w:fldCharType="separate"/>
        </w:r>
        <w:r w:rsidR="00B112FC">
          <w:rPr>
            <w:noProof/>
            <w:webHidden/>
          </w:rPr>
          <w:t>36</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21" w:history="1">
        <w:r w:rsidR="00B112FC" w:rsidRPr="00D41970">
          <w:rPr>
            <w:rStyle w:val="Lienhypertexte"/>
            <w:noProof/>
          </w:rPr>
          <w:t>Figure 18 : Scores totaux des différents algorithmes</w:t>
        </w:r>
        <w:r w:rsidR="00B112FC">
          <w:rPr>
            <w:noProof/>
            <w:webHidden/>
          </w:rPr>
          <w:tab/>
        </w:r>
        <w:r w:rsidR="00B112FC">
          <w:rPr>
            <w:noProof/>
            <w:webHidden/>
          </w:rPr>
          <w:fldChar w:fldCharType="begin"/>
        </w:r>
        <w:r w:rsidR="00B112FC">
          <w:rPr>
            <w:noProof/>
            <w:webHidden/>
          </w:rPr>
          <w:instrText xml:space="preserve"> PAGEREF _Toc465344421 \h </w:instrText>
        </w:r>
        <w:r w:rsidR="00B112FC">
          <w:rPr>
            <w:noProof/>
            <w:webHidden/>
          </w:rPr>
        </w:r>
        <w:r w:rsidR="00B112FC">
          <w:rPr>
            <w:noProof/>
            <w:webHidden/>
          </w:rPr>
          <w:fldChar w:fldCharType="separate"/>
        </w:r>
        <w:r w:rsidR="00B112FC">
          <w:rPr>
            <w:noProof/>
            <w:webHidden/>
          </w:rPr>
          <w:t>36</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22" w:history="1">
        <w:r w:rsidR="00B112FC" w:rsidRPr="00D41970">
          <w:rPr>
            <w:rStyle w:val="Lienhypertexte"/>
            <w:noProof/>
          </w:rPr>
          <w:t>Figure 19 : Nouveaux scores des différents algorithmes pour l'Erreur Quadratique Moyenne</w:t>
        </w:r>
        <w:r w:rsidR="00B112FC">
          <w:rPr>
            <w:noProof/>
            <w:webHidden/>
          </w:rPr>
          <w:tab/>
        </w:r>
        <w:r w:rsidR="00B112FC">
          <w:rPr>
            <w:noProof/>
            <w:webHidden/>
          </w:rPr>
          <w:fldChar w:fldCharType="begin"/>
        </w:r>
        <w:r w:rsidR="00B112FC">
          <w:rPr>
            <w:noProof/>
            <w:webHidden/>
          </w:rPr>
          <w:instrText xml:space="preserve"> PAGEREF _Toc465344422 \h </w:instrText>
        </w:r>
        <w:r w:rsidR="00B112FC">
          <w:rPr>
            <w:noProof/>
            <w:webHidden/>
          </w:rPr>
        </w:r>
        <w:r w:rsidR="00B112FC">
          <w:rPr>
            <w:noProof/>
            <w:webHidden/>
          </w:rPr>
          <w:fldChar w:fldCharType="separate"/>
        </w:r>
        <w:r w:rsidR="00B112FC">
          <w:rPr>
            <w:noProof/>
            <w:webHidden/>
          </w:rPr>
          <w:t>37</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23" w:history="1">
        <w:r w:rsidR="00B112FC" w:rsidRPr="00D41970">
          <w:rPr>
            <w:rStyle w:val="Lienhypertexte"/>
            <w:noProof/>
          </w:rPr>
          <w:t>Figure 20 : Nouveaux scores des différents algorithmes pour le Coefficient de Détermination</w:t>
        </w:r>
        <w:r w:rsidR="00B112FC">
          <w:rPr>
            <w:noProof/>
            <w:webHidden/>
          </w:rPr>
          <w:tab/>
        </w:r>
        <w:r w:rsidR="00B112FC">
          <w:rPr>
            <w:noProof/>
            <w:webHidden/>
          </w:rPr>
          <w:fldChar w:fldCharType="begin"/>
        </w:r>
        <w:r w:rsidR="00B112FC">
          <w:rPr>
            <w:noProof/>
            <w:webHidden/>
          </w:rPr>
          <w:instrText xml:space="preserve"> PAGEREF _Toc465344423 \h </w:instrText>
        </w:r>
        <w:r w:rsidR="00B112FC">
          <w:rPr>
            <w:noProof/>
            <w:webHidden/>
          </w:rPr>
        </w:r>
        <w:r w:rsidR="00B112FC">
          <w:rPr>
            <w:noProof/>
            <w:webHidden/>
          </w:rPr>
          <w:fldChar w:fldCharType="separate"/>
        </w:r>
        <w:r w:rsidR="00B112FC">
          <w:rPr>
            <w:noProof/>
            <w:webHidden/>
          </w:rPr>
          <w:t>37</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24" w:history="1">
        <w:r w:rsidR="00B112FC" w:rsidRPr="00D41970">
          <w:rPr>
            <w:rStyle w:val="Lienhypertexte"/>
            <w:noProof/>
          </w:rPr>
          <w:t>Figure 21 : Nouveaux scores des différents algorithmes pour la fonction objectif</w:t>
        </w:r>
        <w:r w:rsidR="00B112FC">
          <w:rPr>
            <w:noProof/>
            <w:webHidden/>
          </w:rPr>
          <w:tab/>
        </w:r>
        <w:r w:rsidR="00B112FC">
          <w:rPr>
            <w:noProof/>
            <w:webHidden/>
          </w:rPr>
          <w:fldChar w:fldCharType="begin"/>
        </w:r>
        <w:r w:rsidR="00B112FC">
          <w:rPr>
            <w:noProof/>
            <w:webHidden/>
          </w:rPr>
          <w:instrText xml:space="preserve"> PAGEREF _Toc465344424 \h </w:instrText>
        </w:r>
        <w:r w:rsidR="00B112FC">
          <w:rPr>
            <w:noProof/>
            <w:webHidden/>
          </w:rPr>
        </w:r>
        <w:r w:rsidR="00B112FC">
          <w:rPr>
            <w:noProof/>
            <w:webHidden/>
          </w:rPr>
          <w:fldChar w:fldCharType="separate"/>
        </w:r>
        <w:r w:rsidR="00B112FC">
          <w:rPr>
            <w:noProof/>
            <w:webHidden/>
          </w:rPr>
          <w:t>38</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25" w:history="1">
        <w:r w:rsidR="00B112FC" w:rsidRPr="00D41970">
          <w:rPr>
            <w:rStyle w:val="Lienhypertexte"/>
            <w:noProof/>
          </w:rPr>
          <w:t>Figure 22 : Nouveaux scores des différents algorithmes pour le temps de calcul</w:t>
        </w:r>
        <w:r w:rsidR="00B112FC">
          <w:rPr>
            <w:noProof/>
            <w:webHidden/>
          </w:rPr>
          <w:tab/>
        </w:r>
        <w:r w:rsidR="00B112FC">
          <w:rPr>
            <w:noProof/>
            <w:webHidden/>
          </w:rPr>
          <w:fldChar w:fldCharType="begin"/>
        </w:r>
        <w:r w:rsidR="00B112FC">
          <w:rPr>
            <w:noProof/>
            <w:webHidden/>
          </w:rPr>
          <w:instrText xml:space="preserve"> PAGEREF _Toc465344425 \h </w:instrText>
        </w:r>
        <w:r w:rsidR="00B112FC">
          <w:rPr>
            <w:noProof/>
            <w:webHidden/>
          </w:rPr>
        </w:r>
        <w:r w:rsidR="00B112FC">
          <w:rPr>
            <w:noProof/>
            <w:webHidden/>
          </w:rPr>
          <w:fldChar w:fldCharType="separate"/>
        </w:r>
        <w:r w:rsidR="00B112FC">
          <w:rPr>
            <w:noProof/>
            <w:webHidden/>
          </w:rPr>
          <w:t>38</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26" w:history="1">
        <w:r w:rsidR="00B112FC" w:rsidRPr="00D41970">
          <w:rPr>
            <w:rStyle w:val="Lienhypertexte"/>
            <w:noProof/>
          </w:rPr>
          <w:t>Figure 23 : Nouveaux scores totaux pour les algorithmes utilisés</w:t>
        </w:r>
        <w:r w:rsidR="00B112FC">
          <w:rPr>
            <w:noProof/>
            <w:webHidden/>
          </w:rPr>
          <w:tab/>
        </w:r>
        <w:r w:rsidR="00B112FC">
          <w:rPr>
            <w:noProof/>
            <w:webHidden/>
          </w:rPr>
          <w:fldChar w:fldCharType="begin"/>
        </w:r>
        <w:r w:rsidR="00B112FC">
          <w:rPr>
            <w:noProof/>
            <w:webHidden/>
          </w:rPr>
          <w:instrText xml:space="preserve"> PAGEREF _Toc465344426 \h </w:instrText>
        </w:r>
        <w:r w:rsidR="00B112FC">
          <w:rPr>
            <w:noProof/>
            <w:webHidden/>
          </w:rPr>
        </w:r>
        <w:r w:rsidR="00B112FC">
          <w:rPr>
            <w:noProof/>
            <w:webHidden/>
          </w:rPr>
          <w:fldChar w:fldCharType="separate"/>
        </w:r>
        <w:r w:rsidR="00B112FC">
          <w:rPr>
            <w:noProof/>
            <w:webHidden/>
          </w:rPr>
          <w:t>38</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27" w:history="1">
        <w:r w:rsidR="00B112FC" w:rsidRPr="00D41970">
          <w:rPr>
            <w:rStyle w:val="Lienhypertexte"/>
            <w:noProof/>
          </w:rPr>
          <w:t>Figure 24 : Méthode d'optimisation finale</w:t>
        </w:r>
        <w:r w:rsidR="00B112FC">
          <w:rPr>
            <w:noProof/>
            <w:webHidden/>
          </w:rPr>
          <w:tab/>
        </w:r>
        <w:r w:rsidR="00B112FC">
          <w:rPr>
            <w:noProof/>
            <w:webHidden/>
          </w:rPr>
          <w:fldChar w:fldCharType="begin"/>
        </w:r>
        <w:r w:rsidR="00B112FC">
          <w:rPr>
            <w:noProof/>
            <w:webHidden/>
          </w:rPr>
          <w:instrText xml:space="preserve"> PAGEREF _Toc465344427 \h </w:instrText>
        </w:r>
        <w:r w:rsidR="00B112FC">
          <w:rPr>
            <w:noProof/>
            <w:webHidden/>
          </w:rPr>
        </w:r>
        <w:r w:rsidR="00B112FC">
          <w:rPr>
            <w:noProof/>
            <w:webHidden/>
          </w:rPr>
          <w:fldChar w:fldCharType="separate"/>
        </w:r>
        <w:r w:rsidR="00B112FC">
          <w:rPr>
            <w:noProof/>
            <w:webHidden/>
          </w:rPr>
          <w:t>40</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28" w:history="1">
        <w:r w:rsidR="00B112FC" w:rsidRPr="00D41970">
          <w:rPr>
            <w:rStyle w:val="Lienhypertexte"/>
            <w:noProof/>
          </w:rPr>
          <w:t>Figure 25 : Géométrie du bouchon de lessive</w:t>
        </w:r>
        <w:r w:rsidR="00B112FC">
          <w:rPr>
            <w:noProof/>
            <w:webHidden/>
          </w:rPr>
          <w:tab/>
        </w:r>
        <w:r w:rsidR="00B112FC">
          <w:rPr>
            <w:noProof/>
            <w:webHidden/>
          </w:rPr>
          <w:fldChar w:fldCharType="begin"/>
        </w:r>
        <w:r w:rsidR="00B112FC">
          <w:rPr>
            <w:noProof/>
            <w:webHidden/>
          </w:rPr>
          <w:instrText xml:space="preserve"> PAGEREF _Toc465344428 \h </w:instrText>
        </w:r>
        <w:r w:rsidR="00B112FC">
          <w:rPr>
            <w:noProof/>
            <w:webHidden/>
          </w:rPr>
        </w:r>
        <w:r w:rsidR="00B112FC">
          <w:rPr>
            <w:noProof/>
            <w:webHidden/>
          </w:rPr>
          <w:fldChar w:fldCharType="separate"/>
        </w:r>
        <w:r w:rsidR="00B112FC">
          <w:rPr>
            <w:noProof/>
            <w:webHidden/>
          </w:rPr>
          <w:t>41</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29" w:history="1">
        <w:r w:rsidR="00B112FC" w:rsidRPr="00D41970">
          <w:rPr>
            <w:rStyle w:val="Lienhypertexte"/>
            <w:noProof/>
          </w:rPr>
          <w:t>Figure 26 : Géométrie de la conduite coudée réalisée sous ANSYS</w:t>
        </w:r>
        <w:r w:rsidR="00B112FC">
          <w:rPr>
            <w:noProof/>
            <w:webHidden/>
          </w:rPr>
          <w:tab/>
        </w:r>
        <w:r w:rsidR="00B112FC">
          <w:rPr>
            <w:noProof/>
            <w:webHidden/>
          </w:rPr>
          <w:fldChar w:fldCharType="begin"/>
        </w:r>
        <w:r w:rsidR="00B112FC">
          <w:rPr>
            <w:noProof/>
            <w:webHidden/>
          </w:rPr>
          <w:instrText xml:space="preserve"> PAGEREF _Toc465344429 \h </w:instrText>
        </w:r>
        <w:r w:rsidR="00B112FC">
          <w:rPr>
            <w:noProof/>
            <w:webHidden/>
          </w:rPr>
        </w:r>
        <w:r w:rsidR="00B112FC">
          <w:rPr>
            <w:noProof/>
            <w:webHidden/>
          </w:rPr>
          <w:fldChar w:fldCharType="separate"/>
        </w:r>
        <w:r w:rsidR="00B112FC">
          <w:rPr>
            <w:noProof/>
            <w:webHidden/>
          </w:rPr>
          <w:t>42</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30" w:history="1">
        <w:r w:rsidR="00B112FC" w:rsidRPr="00D41970">
          <w:rPr>
            <w:rStyle w:val="Lienhypertexte"/>
            <w:noProof/>
          </w:rPr>
          <w:t>Figure 27 : Surface de réponse générée lors de l'optimisation de la conduite coudée</w:t>
        </w:r>
        <w:r w:rsidR="00B112FC">
          <w:rPr>
            <w:noProof/>
            <w:webHidden/>
          </w:rPr>
          <w:tab/>
        </w:r>
        <w:r w:rsidR="00B112FC">
          <w:rPr>
            <w:noProof/>
            <w:webHidden/>
          </w:rPr>
          <w:fldChar w:fldCharType="begin"/>
        </w:r>
        <w:r w:rsidR="00B112FC">
          <w:rPr>
            <w:noProof/>
            <w:webHidden/>
          </w:rPr>
          <w:instrText xml:space="preserve"> PAGEREF _Toc465344430 \h </w:instrText>
        </w:r>
        <w:r w:rsidR="00B112FC">
          <w:rPr>
            <w:noProof/>
            <w:webHidden/>
          </w:rPr>
        </w:r>
        <w:r w:rsidR="00B112FC">
          <w:rPr>
            <w:noProof/>
            <w:webHidden/>
          </w:rPr>
          <w:fldChar w:fldCharType="separate"/>
        </w:r>
        <w:r w:rsidR="00B112FC">
          <w:rPr>
            <w:noProof/>
            <w:webHidden/>
          </w:rPr>
          <w:t>42</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31" w:history="1">
        <w:r w:rsidR="00B112FC" w:rsidRPr="00D41970">
          <w:rPr>
            <w:rStyle w:val="Lienhypertexte"/>
            <w:noProof/>
          </w:rPr>
          <w:t>Figure 28 : Evolution de la géométrie du coude avant et après optimisation</w:t>
        </w:r>
        <w:r w:rsidR="00B112FC">
          <w:rPr>
            <w:noProof/>
            <w:webHidden/>
          </w:rPr>
          <w:tab/>
        </w:r>
        <w:r w:rsidR="00B112FC">
          <w:rPr>
            <w:noProof/>
            <w:webHidden/>
          </w:rPr>
          <w:fldChar w:fldCharType="begin"/>
        </w:r>
        <w:r w:rsidR="00B112FC">
          <w:rPr>
            <w:noProof/>
            <w:webHidden/>
          </w:rPr>
          <w:instrText xml:space="preserve"> PAGEREF _Toc465344431 \h </w:instrText>
        </w:r>
        <w:r w:rsidR="00B112FC">
          <w:rPr>
            <w:noProof/>
            <w:webHidden/>
          </w:rPr>
        </w:r>
        <w:r w:rsidR="00B112FC">
          <w:rPr>
            <w:noProof/>
            <w:webHidden/>
          </w:rPr>
          <w:fldChar w:fldCharType="separate"/>
        </w:r>
        <w:r w:rsidR="00B112FC">
          <w:rPr>
            <w:noProof/>
            <w:webHidden/>
          </w:rPr>
          <w:t>43</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32" w:history="1">
        <w:r w:rsidR="00B112FC" w:rsidRPr="00D41970">
          <w:rPr>
            <w:rStyle w:val="Lienhypertexte"/>
            <w:noProof/>
          </w:rPr>
          <w:t>Figure 29 : Visualisation sur la géométrie du bouchon des paramètres d'entrée de l'optimisation</w:t>
        </w:r>
        <w:r w:rsidR="00B112FC">
          <w:rPr>
            <w:noProof/>
            <w:webHidden/>
          </w:rPr>
          <w:tab/>
        </w:r>
        <w:r w:rsidR="00B112FC">
          <w:rPr>
            <w:noProof/>
            <w:webHidden/>
          </w:rPr>
          <w:fldChar w:fldCharType="begin"/>
        </w:r>
        <w:r w:rsidR="00B112FC">
          <w:rPr>
            <w:noProof/>
            <w:webHidden/>
          </w:rPr>
          <w:instrText xml:space="preserve"> PAGEREF _Toc465344432 \h </w:instrText>
        </w:r>
        <w:r w:rsidR="00B112FC">
          <w:rPr>
            <w:noProof/>
            <w:webHidden/>
          </w:rPr>
        </w:r>
        <w:r w:rsidR="00B112FC">
          <w:rPr>
            <w:noProof/>
            <w:webHidden/>
          </w:rPr>
          <w:fldChar w:fldCharType="separate"/>
        </w:r>
        <w:r w:rsidR="00B112FC">
          <w:rPr>
            <w:noProof/>
            <w:webHidden/>
          </w:rPr>
          <w:t>44</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33" w:history="1">
        <w:r w:rsidR="00B112FC" w:rsidRPr="00D41970">
          <w:rPr>
            <w:rStyle w:val="Lienhypertexte"/>
            <w:noProof/>
          </w:rPr>
          <w:t>Figure 30 : Surface de réponse générée après une première optimisation sur le bouchon de lessive</w:t>
        </w:r>
        <w:r w:rsidR="00B112FC">
          <w:rPr>
            <w:noProof/>
            <w:webHidden/>
          </w:rPr>
          <w:tab/>
        </w:r>
        <w:r w:rsidR="00B112FC">
          <w:rPr>
            <w:noProof/>
            <w:webHidden/>
          </w:rPr>
          <w:fldChar w:fldCharType="begin"/>
        </w:r>
        <w:r w:rsidR="00B112FC">
          <w:rPr>
            <w:noProof/>
            <w:webHidden/>
          </w:rPr>
          <w:instrText xml:space="preserve"> PAGEREF _Toc465344433 \h </w:instrText>
        </w:r>
        <w:r w:rsidR="00B112FC">
          <w:rPr>
            <w:noProof/>
            <w:webHidden/>
          </w:rPr>
        </w:r>
        <w:r w:rsidR="00B112FC">
          <w:rPr>
            <w:noProof/>
            <w:webHidden/>
          </w:rPr>
          <w:fldChar w:fldCharType="separate"/>
        </w:r>
        <w:r w:rsidR="00B112FC">
          <w:rPr>
            <w:noProof/>
            <w:webHidden/>
          </w:rPr>
          <w:t>45</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34" w:history="1">
        <w:r w:rsidR="00B112FC" w:rsidRPr="00D41970">
          <w:rPr>
            <w:rStyle w:val="Lienhypertexte"/>
            <w:noProof/>
          </w:rPr>
          <w:t>Figure 31: Méthode d'échantillonnage pour rechercher une valeur cible</w:t>
        </w:r>
        <w:r w:rsidR="00B112FC">
          <w:rPr>
            <w:noProof/>
            <w:webHidden/>
          </w:rPr>
          <w:tab/>
        </w:r>
        <w:r w:rsidR="00B112FC">
          <w:rPr>
            <w:noProof/>
            <w:webHidden/>
          </w:rPr>
          <w:fldChar w:fldCharType="begin"/>
        </w:r>
        <w:r w:rsidR="00B112FC">
          <w:rPr>
            <w:noProof/>
            <w:webHidden/>
          </w:rPr>
          <w:instrText xml:space="preserve"> PAGEREF _Toc465344434 \h </w:instrText>
        </w:r>
        <w:r w:rsidR="00B112FC">
          <w:rPr>
            <w:noProof/>
            <w:webHidden/>
          </w:rPr>
        </w:r>
        <w:r w:rsidR="00B112FC">
          <w:rPr>
            <w:noProof/>
            <w:webHidden/>
          </w:rPr>
          <w:fldChar w:fldCharType="separate"/>
        </w:r>
        <w:r w:rsidR="00B112FC">
          <w:rPr>
            <w:noProof/>
            <w:webHidden/>
          </w:rPr>
          <w:t>46</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35" w:history="1">
        <w:r w:rsidR="00B112FC" w:rsidRPr="00D41970">
          <w:rPr>
            <w:rStyle w:val="Lienhypertexte"/>
            <w:noProof/>
          </w:rPr>
          <w:t>Figure 32 : Convergence de la solution vers la valeur cible</w:t>
        </w:r>
        <w:r w:rsidR="00B112FC">
          <w:rPr>
            <w:noProof/>
            <w:webHidden/>
          </w:rPr>
          <w:tab/>
        </w:r>
        <w:r w:rsidR="00B112FC">
          <w:rPr>
            <w:noProof/>
            <w:webHidden/>
          </w:rPr>
          <w:fldChar w:fldCharType="begin"/>
        </w:r>
        <w:r w:rsidR="00B112FC">
          <w:rPr>
            <w:noProof/>
            <w:webHidden/>
          </w:rPr>
          <w:instrText xml:space="preserve"> PAGEREF _Toc465344435 \h </w:instrText>
        </w:r>
        <w:r w:rsidR="00B112FC">
          <w:rPr>
            <w:noProof/>
            <w:webHidden/>
          </w:rPr>
        </w:r>
        <w:r w:rsidR="00B112FC">
          <w:rPr>
            <w:noProof/>
            <w:webHidden/>
          </w:rPr>
          <w:fldChar w:fldCharType="separate"/>
        </w:r>
        <w:r w:rsidR="00B112FC">
          <w:rPr>
            <w:noProof/>
            <w:webHidden/>
          </w:rPr>
          <w:t>46</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36" w:history="1">
        <w:r w:rsidR="00B112FC" w:rsidRPr="00D41970">
          <w:rPr>
            <w:rStyle w:val="Lienhypertexte"/>
            <w:noProof/>
          </w:rPr>
          <w:t>Figure 33 : Lignes de courant dans le bouchon de lessive</w:t>
        </w:r>
        <w:r w:rsidR="00B112FC">
          <w:rPr>
            <w:noProof/>
            <w:webHidden/>
          </w:rPr>
          <w:tab/>
        </w:r>
        <w:r w:rsidR="00B112FC">
          <w:rPr>
            <w:noProof/>
            <w:webHidden/>
          </w:rPr>
          <w:fldChar w:fldCharType="begin"/>
        </w:r>
        <w:r w:rsidR="00B112FC">
          <w:rPr>
            <w:noProof/>
            <w:webHidden/>
          </w:rPr>
          <w:instrText xml:space="preserve"> PAGEREF _Toc465344436 \h </w:instrText>
        </w:r>
        <w:r w:rsidR="00B112FC">
          <w:rPr>
            <w:noProof/>
            <w:webHidden/>
          </w:rPr>
        </w:r>
        <w:r w:rsidR="00B112FC">
          <w:rPr>
            <w:noProof/>
            <w:webHidden/>
          </w:rPr>
          <w:fldChar w:fldCharType="separate"/>
        </w:r>
        <w:r w:rsidR="00B112FC">
          <w:rPr>
            <w:noProof/>
            <w:webHidden/>
          </w:rPr>
          <w:t>47</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37" w:history="1">
        <w:r w:rsidR="00B112FC" w:rsidRPr="00D41970">
          <w:rPr>
            <w:rStyle w:val="Lienhypertexte"/>
            <w:noProof/>
          </w:rPr>
          <w:t>Figure 34 : Lignes de courant dans le bouchon de lessive avec une condition sur la prise d'air</w:t>
        </w:r>
        <w:r w:rsidR="00B112FC">
          <w:rPr>
            <w:noProof/>
            <w:webHidden/>
          </w:rPr>
          <w:tab/>
        </w:r>
        <w:r w:rsidR="00B112FC">
          <w:rPr>
            <w:noProof/>
            <w:webHidden/>
          </w:rPr>
          <w:fldChar w:fldCharType="begin"/>
        </w:r>
        <w:r w:rsidR="00B112FC">
          <w:rPr>
            <w:noProof/>
            <w:webHidden/>
          </w:rPr>
          <w:instrText xml:space="preserve"> PAGEREF _Toc465344437 \h </w:instrText>
        </w:r>
        <w:r w:rsidR="00B112FC">
          <w:rPr>
            <w:noProof/>
            <w:webHidden/>
          </w:rPr>
        </w:r>
        <w:r w:rsidR="00B112FC">
          <w:rPr>
            <w:noProof/>
            <w:webHidden/>
          </w:rPr>
          <w:fldChar w:fldCharType="separate"/>
        </w:r>
        <w:r w:rsidR="00B112FC">
          <w:rPr>
            <w:noProof/>
            <w:webHidden/>
          </w:rPr>
          <w:t>47</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38" w:history="1">
        <w:r w:rsidR="00B112FC" w:rsidRPr="00D41970">
          <w:rPr>
            <w:rStyle w:val="Lienhypertexte"/>
            <w:noProof/>
          </w:rPr>
          <w:t>Figure 35 : Configuration avant-après optimisation du bouchon</w:t>
        </w:r>
        <w:r w:rsidR="00B112FC">
          <w:rPr>
            <w:noProof/>
            <w:webHidden/>
          </w:rPr>
          <w:tab/>
        </w:r>
        <w:r w:rsidR="00B112FC">
          <w:rPr>
            <w:noProof/>
            <w:webHidden/>
          </w:rPr>
          <w:fldChar w:fldCharType="begin"/>
        </w:r>
        <w:r w:rsidR="00B112FC">
          <w:rPr>
            <w:noProof/>
            <w:webHidden/>
          </w:rPr>
          <w:instrText xml:space="preserve"> PAGEREF _Toc465344438 \h </w:instrText>
        </w:r>
        <w:r w:rsidR="00B112FC">
          <w:rPr>
            <w:noProof/>
            <w:webHidden/>
          </w:rPr>
        </w:r>
        <w:r w:rsidR="00B112FC">
          <w:rPr>
            <w:noProof/>
            <w:webHidden/>
          </w:rPr>
          <w:fldChar w:fldCharType="separate"/>
        </w:r>
        <w:r w:rsidR="00B112FC">
          <w:rPr>
            <w:noProof/>
            <w:webHidden/>
          </w:rPr>
          <w:t>49</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39" w:history="1">
        <w:r w:rsidR="00B112FC" w:rsidRPr="00D41970">
          <w:rPr>
            <w:rStyle w:val="Lienhypertexte"/>
            <w:noProof/>
          </w:rPr>
          <w:t>Figure 36 : Valeurs les plus basses de la fonction objectif en fonction du SG et de la longueur du tube</w:t>
        </w:r>
        <w:r w:rsidR="00B112FC">
          <w:rPr>
            <w:noProof/>
            <w:webHidden/>
          </w:rPr>
          <w:tab/>
        </w:r>
        <w:r w:rsidR="00B112FC">
          <w:rPr>
            <w:noProof/>
            <w:webHidden/>
          </w:rPr>
          <w:fldChar w:fldCharType="begin"/>
        </w:r>
        <w:r w:rsidR="00B112FC">
          <w:rPr>
            <w:noProof/>
            <w:webHidden/>
          </w:rPr>
          <w:instrText xml:space="preserve"> PAGEREF _Toc465344439 \h </w:instrText>
        </w:r>
        <w:r w:rsidR="00B112FC">
          <w:rPr>
            <w:noProof/>
            <w:webHidden/>
          </w:rPr>
        </w:r>
        <w:r w:rsidR="00B112FC">
          <w:rPr>
            <w:noProof/>
            <w:webHidden/>
          </w:rPr>
          <w:fldChar w:fldCharType="separate"/>
        </w:r>
        <w:r w:rsidR="00B112FC">
          <w:rPr>
            <w:noProof/>
            <w:webHidden/>
          </w:rPr>
          <w:t>50</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40" w:history="1">
        <w:r w:rsidR="00B112FC" w:rsidRPr="00D41970">
          <w:rPr>
            <w:rStyle w:val="Lienhypertexte"/>
            <w:noProof/>
          </w:rPr>
          <w:t>Figure 37 : Fonctions de désirabilité de Harrington</w:t>
        </w:r>
        <w:r w:rsidR="00B112FC">
          <w:rPr>
            <w:noProof/>
            <w:webHidden/>
          </w:rPr>
          <w:tab/>
        </w:r>
        <w:r w:rsidR="00B112FC">
          <w:rPr>
            <w:noProof/>
            <w:webHidden/>
          </w:rPr>
          <w:fldChar w:fldCharType="begin"/>
        </w:r>
        <w:r w:rsidR="00B112FC">
          <w:rPr>
            <w:noProof/>
            <w:webHidden/>
          </w:rPr>
          <w:instrText xml:space="preserve"> PAGEREF _Toc465344440 \h </w:instrText>
        </w:r>
        <w:r w:rsidR="00B112FC">
          <w:rPr>
            <w:noProof/>
            <w:webHidden/>
          </w:rPr>
        </w:r>
        <w:r w:rsidR="00B112FC">
          <w:rPr>
            <w:noProof/>
            <w:webHidden/>
          </w:rPr>
          <w:fldChar w:fldCharType="separate"/>
        </w:r>
        <w:r w:rsidR="00B112FC">
          <w:rPr>
            <w:noProof/>
            <w:webHidden/>
          </w:rPr>
          <w:t>55</w:t>
        </w:r>
        <w:r w:rsidR="00B112FC">
          <w:rPr>
            <w:noProof/>
            <w:webHidden/>
          </w:rPr>
          <w:fldChar w:fldCharType="end"/>
        </w:r>
      </w:hyperlink>
    </w:p>
    <w:p w:rsidR="00B112FC" w:rsidRDefault="003F2299">
      <w:pPr>
        <w:pStyle w:val="Tabledesillustrations"/>
        <w:tabs>
          <w:tab w:val="right" w:leader="dot" w:pos="9062"/>
        </w:tabs>
        <w:rPr>
          <w:rFonts w:eastAsiaTheme="minorEastAsia"/>
          <w:noProof/>
          <w:lang w:eastAsia="fr-FR"/>
        </w:rPr>
      </w:pPr>
      <w:hyperlink w:anchor="_Toc465344441" w:history="1">
        <w:r w:rsidR="00B112FC" w:rsidRPr="00D41970">
          <w:rPr>
            <w:rStyle w:val="Lienhypertexte"/>
            <w:noProof/>
          </w:rPr>
          <w:t>Figure 38 : Fonctions de désirabilité de Derringer</w:t>
        </w:r>
        <w:r w:rsidR="00B112FC">
          <w:rPr>
            <w:noProof/>
            <w:webHidden/>
          </w:rPr>
          <w:tab/>
        </w:r>
        <w:r w:rsidR="00B112FC">
          <w:rPr>
            <w:noProof/>
            <w:webHidden/>
          </w:rPr>
          <w:fldChar w:fldCharType="begin"/>
        </w:r>
        <w:r w:rsidR="00B112FC">
          <w:rPr>
            <w:noProof/>
            <w:webHidden/>
          </w:rPr>
          <w:instrText xml:space="preserve"> PAGEREF _Toc465344441 \h </w:instrText>
        </w:r>
        <w:r w:rsidR="00B112FC">
          <w:rPr>
            <w:noProof/>
            <w:webHidden/>
          </w:rPr>
        </w:r>
        <w:r w:rsidR="00B112FC">
          <w:rPr>
            <w:noProof/>
            <w:webHidden/>
          </w:rPr>
          <w:fldChar w:fldCharType="separate"/>
        </w:r>
        <w:r w:rsidR="00B112FC">
          <w:rPr>
            <w:noProof/>
            <w:webHidden/>
          </w:rPr>
          <w:t>56</w:t>
        </w:r>
        <w:r w:rsidR="00B112FC">
          <w:rPr>
            <w:noProof/>
            <w:webHidden/>
          </w:rPr>
          <w:fldChar w:fldCharType="end"/>
        </w:r>
      </w:hyperlink>
    </w:p>
    <w:p w:rsidR="00C75E2F" w:rsidRDefault="00EB0624" w:rsidP="00A82A9C">
      <w:r>
        <w:fldChar w:fldCharType="end"/>
      </w:r>
    </w:p>
    <w:p w:rsidR="00C75E2F" w:rsidRDefault="00C75E2F">
      <w:r>
        <w:br w:type="page"/>
      </w:r>
    </w:p>
    <w:p w:rsidR="00AF0098" w:rsidRPr="00AF0098" w:rsidRDefault="00C75E2F" w:rsidP="005F25BE">
      <w:pPr>
        <w:pStyle w:val="Titre1"/>
      </w:pPr>
      <w:bookmarkStart w:id="45" w:name="_Toc465348413"/>
      <w:r>
        <w:lastRenderedPageBreak/>
        <w:t>Table des annotations</w:t>
      </w:r>
      <w:bookmarkEnd w:id="45"/>
    </w:p>
    <w:tbl>
      <w:tblPr>
        <w:tblW w:w="5220" w:type="dxa"/>
        <w:jc w:val="center"/>
        <w:tblInd w:w="55" w:type="dxa"/>
        <w:tblCellMar>
          <w:left w:w="70" w:type="dxa"/>
          <w:right w:w="70" w:type="dxa"/>
        </w:tblCellMar>
        <w:tblLook w:val="04A0" w:firstRow="1" w:lastRow="0" w:firstColumn="1" w:lastColumn="0" w:noHBand="0" w:noVBand="1"/>
      </w:tblPr>
      <w:tblGrid>
        <w:gridCol w:w="2440"/>
        <w:gridCol w:w="2780"/>
      </w:tblGrid>
      <w:tr w:rsidR="00AF0098" w:rsidRPr="00AF0098" w:rsidTr="00AF0098">
        <w:trPr>
          <w:trHeight w:val="315"/>
          <w:jc w:val="center"/>
        </w:trPr>
        <w:tc>
          <w:tcPr>
            <w:tcW w:w="2440" w:type="dxa"/>
            <w:tcBorders>
              <w:top w:val="single" w:sz="8" w:space="0" w:color="auto"/>
              <w:left w:val="single" w:sz="8" w:space="0" w:color="auto"/>
              <w:bottom w:val="single" w:sz="12" w:space="0" w:color="FFFFFF"/>
              <w:right w:val="single" w:sz="4" w:space="0" w:color="auto"/>
            </w:tcBorders>
            <w:shd w:val="clear" w:color="C0504D" w:fill="C0504D"/>
            <w:noWrap/>
            <w:vAlign w:val="bottom"/>
            <w:hideMark/>
          </w:tcPr>
          <w:p w:rsidR="00AF0098" w:rsidRPr="00AF0098" w:rsidRDefault="00AF0098" w:rsidP="00AF0098">
            <w:pPr>
              <w:spacing w:after="0" w:line="240" w:lineRule="auto"/>
              <w:rPr>
                <w:rFonts w:ascii="Calibri" w:eastAsia="Times New Roman" w:hAnsi="Calibri" w:cs="Times New Roman"/>
                <w:b/>
                <w:bCs/>
                <w:color w:val="FFFFFF"/>
                <w:lang w:eastAsia="fr-FR"/>
              </w:rPr>
            </w:pPr>
            <w:r w:rsidRPr="00AF0098">
              <w:rPr>
                <w:rFonts w:ascii="Calibri" w:eastAsia="Times New Roman" w:hAnsi="Calibri" w:cs="Times New Roman"/>
                <w:b/>
                <w:bCs/>
                <w:color w:val="FFFFFF"/>
                <w:lang w:eastAsia="fr-FR"/>
              </w:rPr>
              <w:t>Symbole</w:t>
            </w:r>
          </w:p>
        </w:tc>
        <w:tc>
          <w:tcPr>
            <w:tcW w:w="2780" w:type="dxa"/>
            <w:tcBorders>
              <w:top w:val="single" w:sz="8" w:space="0" w:color="auto"/>
              <w:left w:val="single" w:sz="4" w:space="0" w:color="FFFFFF"/>
              <w:bottom w:val="single" w:sz="12" w:space="0" w:color="FFFFFF"/>
              <w:right w:val="single" w:sz="8" w:space="0" w:color="auto"/>
            </w:tcBorders>
            <w:shd w:val="clear" w:color="C0504D" w:fill="C0504D"/>
            <w:noWrap/>
            <w:vAlign w:val="bottom"/>
            <w:hideMark/>
          </w:tcPr>
          <w:p w:rsidR="00AF0098" w:rsidRPr="00AF0098" w:rsidRDefault="00AF0098" w:rsidP="00AF0098">
            <w:pPr>
              <w:spacing w:after="0" w:line="240" w:lineRule="auto"/>
              <w:jc w:val="center"/>
              <w:rPr>
                <w:rFonts w:ascii="Calibri" w:eastAsia="Times New Roman" w:hAnsi="Calibri" w:cs="Times New Roman"/>
                <w:b/>
                <w:bCs/>
                <w:color w:val="FFFFFF"/>
                <w:lang w:eastAsia="fr-FR"/>
              </w:rPr>
            </w:pPr>
            <w:r w:rsidRPr="00AF0098">
              <w:rPr>
                <w:rFonts w:ascii="Calibri" w:eastAsia="Times New Roman" w:hAnsi="Calibri" w:cs="Times New Roman"/>
                <w:b/>
                <w:bCs/>
                <w:color w:val="FFFFFF"/>
                <w:lang w:eastAsia="fr-FR"/>
              </w:rPr>
              <w:t>Signification</w:t>
            </w:r>
          </w:p>
        </w:tc>
      </w:tr>
      <w:tr w:rsidR="00AF0098" w:rsidRPr="00AF0098" w:rsidTr="00AF0098">
        <w:trPr>
          <w:trHeight w:val="300"/>
          <w:jc w:val="center"/>
        </w:trPr>
        <w:tc>
          <w:tcPr>
            <w:tcW w:w="2440" w:type="dxa"/>
            <w:tcBorders>
              <w:top w:val="single" w:sz="8" w:space="0" w:color="auto"/>
              <w:left w:val="single" w:sz="8" w:space="0" w:color="auto"/>
              <w:bottom w:val="single" w:sz="4" w:space="0" w:color="FFFFFF"/>
              <w:right w:val="single" w:sz="4" w:space="0" w:color="auto"/>
            </w:tcBorders>
            <w:shd w:val="clear" w:color="E6B8B7" w:fill="E6B8B7"/>
            <w:noWrap/>
            <w:vAlign w:val="bottom"/>
            <w:hideMark/>
          </w:tcPr>
          <w:p w:rsidR="00AF0098" w:rsidRPr="00AF0098" w:rsidRDefault="00AF0098" w:rsidP="00AF0098">
            <w:pPr>
              <w:spacing w:after="0" w:line="240" w:lineRule="auto"/>
              <w:rPr>
                <w:rFonts w:ascii="Calibri" w:eastAsia="Times New Roman" w:hAnsi="Calibri" w:cs="Times New Roman"/>
                <w:color w:val="000000"/>
                <w:lang w:eastAsia="fr-FR"/>
              </w:rPr>
            </w:pPr>
            <w:proofErr w:type="spellStart"/>
            <w:r w:rsidRPr="00AF0098">
              <w:rPr>
                <w:rFonts w:ascii="Calibri" w:eastAsia="Times New Roman" w:hAnsi="Calibri" w:cs="Times New Roman"/>
                <w:color w:val="000000"/>
                <w:lang w:eastAsia="fr-FR"/>
              </w:rPr>
              <w:t>Vobs</w:t>
            </w:r>
            <w:proofErr w:type="spellEnd"/>
          </w:p>
        </w:tc>
        <w:tc>
          <w:tcPr>
            <w:tcW w:w="2780" w:type="dxa"/>
            <w:tcBorders>
              <w:top w:val="single" w:sz="8" w:space="0" w:color="auto"/>
              <w:left w:val="single" w:sz="4" w:space="0" w:color="FFFFFF"/>
              <w:bottom w:val="single" w:sz="4" w:space="0" w:color="FFFFFF"/>
              <w:right w:val="single" w:sz="8" w:space="0" w:color="auto"/>
            </w:tcBorders>
            <w:shd w:val="clear" w:color="E6B8B7" w:fill="E6B8B7"/>
            <w:noWrap/>
            <w:vAlign w:val="bottom"/>
            <w:hideMark/>
          </w:tcPr>
          <w:p w:rsidR="00AF0098" w:rsidRPr="00AF0098" w:rsidRDefault="00AF0098" w:rsidP="00AF0098">
            <w:pPr>
              <w:spacing w:after="0" w:line="240" w:lineRule="auto"/>
              <w:jc w:val="center"/>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Variable d'observation</w:t>
            </w:r>
          </w:p>
        </w:tc>
      </w:tr>
      <w:tr w:rsidR="00AF0098" w:rsidRPr="00AF0098" w:rsidTr="00AF0098">
        <w:trPr>
          <w:trHeight w:val="300"/>
          <w:jc w:val="center"/>
        </w:trPr>
        <w:tc>
          <w:tcPr>
            <w:tcW w:w="2440" w:type="dxa"/>
            <w:tcBorders>
              <w:top w:val="single" w:sz="4" w:space="0" w:color="FFFFFF"/>
              <w:left w:val="single" w:sz="8" w:space="0" w:color="auto"/>
              <w:bottom w:val="single" w:sz="4" w:space="0" w:color="FFFFFF"/>
              <w:right w:val="single" w:sz="4" w:space="0" w:color="auto"/>
            </w:tcBorders>
            <w:shd w:val="clear" w:color="F2DCDB" w:fill="F2DCDB"/>
            <w:noWrap/>
            <w:vAlign w:val="bottom"/>
            <w:hideMark/>
          </w:tcPr>
          <w:p w:rsidR="00AF0098" w:rsidRPr="00AF0098" w:rsidRDefault="00AF0098" w:rsidP="00AF0098">
            <w:pPr>
              <w:spacing w:after="0" w:line="240" w:lineRule="auto"/>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f</w:t>
            </w:r>
          </w:p>
        </w:tc>
        <w:tc>
          <w:tcPr>
            <w:tcW w:w="2780" w:type="dxa"/>
            <w:tcBorders>
              <w:top w:val="single" w:sz="4" w:space="0" w:color="FFFFFF"/>
              <w:left w:val="single" w:sz="4" w:space="0" w:color="FFFFFF"/>
              <w:bottom w:val="single" w:sz="4" w:space="0" w:color="FFFFFF"/>
              <w:right w:val="single" w:sz="8" w:space="0" w:color="auto"/>
            </w:tcBorders>
            <w:shd w:val="clear" w:color="F2DCDB" w:fill="F2DCDB"/>
            <w:noWrap/>
            <w:vAlign w:val="bottom"/>
            <w:hideMark/>
          </w:tcPr>
          <w:p w:rsidR="00AF0098" w:rsidRPr="00AF0098" w:rsidRDefault="00AF0098" w:rsidP="00AF0098">
            <w:pPr>
              <w:spacing w:after="0" w:line="240" w:lineRule="auto"/>
              <w:jc w:val="center"/>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Fonction objectif</w:t>
            </w:r>
          </w:p>
        </w:tc>
      </w:tr>
      <w:tr w:rsidR="00AF0098" w:rsidRPr="00AF0098" w:rsidTr="00AF0098">
        <w:trPr>
          <w:trHeight w:val="300"/>
          <w:jc w:val="center"/>
        </w:trPr>
        <w:tc>
          <w:tcPr>
            <w:tcW w:w="2440" w:type="dxa"/>
            <w:tcBorders>
              <w:top w:val="single" w:sz="4" w:space="0" w:color="FFFFFF"/>
              <w:left w:val="single" w:sz="8" w:space="0" w:color="auto"/>
              <w:bottom w:val="single" w:sz="4" w:space="0" w:color="FFFFFF"/>
              <w:right w:val="single" w:sz="4" w:space="0" w:color="auto"/>
            </w:tcBorders>
            <w:shd w:val="clear" w:color="E6B8B7" w:fill="E6B8B7"/>
            <w:noWrap/>
            <w:vAlign w:val="bottom"/>
            <w:hideMark/>
          </w:tcPr>
          <w:p w:rsidR="00AF0098" w:rsidRPr="00AF0098" w:rsidRDefault="00AF0098" w:rsidP="00AF0098">
            <w:pPr>
              <w:spacing w:after="0" w:line="240" w:lineRule="auto"/>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d</w:t>
            </w:r>
          </w:p>
        </w:tc>
        <w:tc>
          <w:tcPr>
            <w:tcW w:w="2780" w:type="dxa"/>
            <w:tcBorders>
              <w:top w:val="single" w:sz="4" w:space="0" w:color="FFFFFF"/>
              <w:left w:val="single" w:sz="4" w:space="0" w:color="FFFFFF"/>
              <w:bottom w:val="single" w:sz="4" w:space="0" w:color="FFFFFF"/>
              <w:right w:val="single" w:sz="8" w:space="0" w:color="auto"/>
            </w:tcBorders>
            <w:shd w:val="clear" w:color="E6B8B7" w:fill="E6B8B7"/>
            <w:noWrap/>
            <w:vAlign w:val="bottom"/>
            <w:hideMark/>
          </w:tcPr>
          <w:p w:rsidR="00AF0098" w:rsidRPr="00AF0098" w:rsidRDefault="00AF0098" w:rsidP="00AF0098">
            <w:pPr>
              <w:spacing w:after="0" w:line="240" w:lineRule="auto"/>
              <w:jc w:val="center"/>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Direction de descente</w:t>
            </w:r>
          </w:p>
        </w:tc>
      </w:tr>
      <w:tr w:rsidR="00AF0098" w:rsidRPr="00AF0098" w:rsidTr="00AF0098">
        <w:trPr>
          <w:trHeight w:val="300"/>
          <w:jc w:val="center"/>
        </w:trPr>
        <w:tc>
          <w:tcPr>
            <w:tcW w:w="2440" w:type="dxa"/>
            <w:tcBorders>
              <w:top w:val="single" w:sz="4" w:space="0" w:color="FFFFFF"/>
              <w:left w:val="single" w:sz="8" w:space="0" w:color="auto"/>
              <w:bottom w:val="single" w:sz="4" w:space="0" w:color="FFFFFF"/>
              <w:right w:val="single" w:sz="4" w:space="0" w:color="auto"/>
            </w:tcBorders>
            <w:shd w:val="clear" w:color="F2DCDB" w:fill="F2DCDB"/>
            <w:noWrap/>
            <w:vAlign w:val="bottom"/>
            <w:hideMark/>
          </w:tcPr>
          <w:p w:rsidR="00AF0098" w:rsidRPr="00AF0098" w:rsidRDefault="00AF0098" w:rsidP="00AF0098">
            <w:pPr>
              <w:spacing w:after="0" w:line="240" w:lineRule="auto"/>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VSA</w:t>
            </w:r>
          </w:p>
        </w:tc>
        <w:tc>
          <w:tcPr>
            <w:tcW w:w="2780" w:type="dxa"/>
            <w:tcBorders>
              <w:top w:val="single" w:sz="4" w:space="0" w:color="FFFFFF"/>
              <w:left w:val="single" w:sz="4" w:space="0" w:color="FFFFFF"/>
              <w:bottom w:val="single" w:sz="4" w:space="0" w:color="FFFFFF"/>
              <w:right w:val="single" w:sz="8" w:space="0" w:color="auto"/>
            </w:tcBorders>
            <w:shd w:val="clear" w:color="F2DCDB" w:fill="F2DCDB"/>
            <w:noWrap/>
            <w:vAlign w:val="bottom"/>
            <w:hideMark/>
          </w:tcPr>
          <w:p w:rsidR="00AF0098" w:rsidRPr="00AF0098" w:rsidRDefault="00AF0098" w:rsidP="00AF0098">
            <w:pPr>
              <w:spacing w:after="0" w:line="240" w:lineRule="auto"/>
              <w:jc w:val="center"/>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Variable de sortie agrégée</w:t>
            </w:r>
          </w:p>
        </w:tc>
      </w:tr>
      <w:tr w:rsidR="00AF0098" w:rsidRPr="00AF0098" w:rsidTr="00AF0098">
        <w:trPr>
          <w:trHeight w:val="300"/>
          <w:jc w:val="center"/>
        </w:trPr>
        <w:tc>
          <w:tcPr>
            <w:tcW w:w="2440" w:type="dxa"/>
            <w:tcBorders>
              <w:top w:val="single" w:sz="4" w:space="0" w:color="FFFFFF"/>
              <w:left w:val="single" w:sz="8" w:space="0" w:color="auto"/>
              <w:bottom w:val="single" w:sz="4" w:space="0" w:color="FFFFFF"/>
              <w:right w:val="single" w:sz="4" w:space="0" w:color="auto"/>
            </w:tcBorders>
            <w:shd w:val="clear" w:color="E6B8B7" w:fill="E6B8B7"/>
            <w:noWrap/>
            <w:vAlign w:val="bottom"/>
            <w:hideMark/>
          </w:tcPr>
          <w:p w:rsidR="00AF0098" w:rsidRPr="00AF0098" w:rsidRDefault="00AF0098" w:rsidP="00AF0098">
            <w:pPr>
              <w:spacing w:after="0" w:line="240" w:lineRule="auto"/>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Nabla de f</w:t>
            </w:r>
          </w:p>
        </w:tc>
        <w:tc>
          <w:tcPr>
            <w:tcW w:w="2780" w:type="dxa"/>
            <w:tcBorders>
              <w:top w:val="single" w:sz="4" w:space="0" w:color="FFFFFF"/>
              <w:left w:val="single" w:sz="4" w:space="0" w:color="FFFFFF"/>
              <w:bottom w:val="single" w:sz="4" w:space="0" w:color="FFFFFF"/>
              <w:right w:val="single" w:sz="8" w:space="0" w:color="auto"/>
            </w:tcBorders>
            <w:shd w:val="clear" w:color="E6B8B7" w:fill="E6B8B7"/>
            <w:noWrap/>
            <w:vAlign w:val="bottom"/>
            <w:hideMark/>
          </w:tcPr>
          <w:p w:rsidR="00AF0098" w:rsidRPr="00AF0098" w:rsidRDefault="00AF0098" w:rsidP="00AF0098">
            <w:pPr>
              <w:spacing w:after="0" w:line="240" w:lineRule="auto"/>
              <w:jc w:val="center"/>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Gradient de f</w:t>
            </w:r>
          </w:p>
        </w:tc>
      </w:tr>
      <w:tr w:rsidR="00AF0098" w:rsidRPr="00AF0098" w:rsidTr="00AF0098">
        <w:trPr>
          <w:trHeight w:val="300"/>
          <w:jc w:val="center"/>
        </w:trPr>
        <w:tc>
          <w:tcPr>
            <w:tcW w:w="2440" w:type="dxa"/>
            <w:tcBorders>
              <w:top w:val="single" w:sz="4" w:space="0" w:color="FFFFFF"/>
              <w:left w:val="single" w:sz="8" w:space="0" w:color="auto"/>
              <w:bottom w:val="single" w:sz="4" w:space="0" w:color="FFFFFF"/>
              <w:right w:val="single" w:sz="4" w:space="0" w:color="auto"/>
            </w:tcBorders>
            <w:shd w:val="clear" w:color="F2DCDB" w:fill="F2DCDB"/>
            <w:noWrap/>
            <w:vAlign w:val="bottom"/>
            <w:hideMark/>
          </w:tcPr>
          <w:p w:rsidR="00AF0098" w:rsidRPr="00AF0098" w:rsidRDefault="00AF0098" w:rsidP="00AF0098">
            <w:pPr>
              <w:spacing w:after="0" w:line="240" w:lineRule="auto"/>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Nabla carré de f</w:t>
            </w:r>
          </w:p>
        </w:tc>
        <w:tc>
          <w:tcPr>
            <w:tcW w:w="2780" w:type="dxa"/>
            <w:tcBorders>
              <w:top w:val="single" w:sz="4" w:space="0" w:color="FFFFFF"/>
              <w:left w:val="single" w:sz="4" w:space="0" w:color="FFFFFF"/>
              <w:bottom w:val="single" w:sz="4" w:space="0" w:color="FFFFFF"/>
              <w:right w:val="single" w:sz="8" w:space="0" w:color="auto"/>
            </w:tcBorders>
            <w:shd w:val="clear" w:color="F2DCDB" w:fill="F2DCDB"/>
            <w:noWrap/>
            <w:vAlign w:val="bottom"/>
            <w:hideMark/>
          </w:tcPr>
          <w:p w:rsidR="00AF0098" w:rsidRPr="00AF0098" w:rsidRDefault="00B27A5B" w:rsidP="00AF0098">
            <w:pPr>
              <w:spacing w:after="0" w:line="240" w:lineRule="auto"/>
              <w:jc w:val="center"/>
              <w:rPr>
                <w:rFonts w:ascii="Calibri" w:eastAsia="Times New Roman" w:hAnsi="Calibri" w:cs="Times New Roman"/>
                <w:color w:val="000000"/>
                <w:lang w:eastAsia="fr-FR"/>
              </w:rPr>
            </w:pPr>
            <w:proofErr w:type="spellStart"/>
            <w:r>
              <w:rPr>
                <w:rFonts w:ascii="Calibri" w:eastAsia="Times New Roman" w:hAnsi="Calibri" w:cs="Times New Roman"/>
                <w:color w:val="000000"/>
                <w:lang w:eastAsia="fr-FR"/>
              </w:rPr>
              <w:t>Hessien</w:t>
            </w:r>
            <w:proofErr w:type="spellEnd"/>
            <w:r w:rsidR="00AF0098" w:rsidRPr="00AF0098">
              <w:rPr>
                <w:rFonts w:ascii="Calibri" w:eastAsia="Times New Roman" w:hAnsi="Calibri" w:cs="Times New Roman"/>
                <w:color w:val="000000"/>
                <w:lang w:eastAsia="fr-FR"/>
              </w:rPr>
              <w:t xml:space="preserve"> de f</w:t>
            </w:r>
          </w:p>
        </w:tc>
      </w:tr>
      <w:tr w:rsidR="00AF0098" w:rsidRPr="00AF0098" w:rsidTr="00AF0098">
        <w:trPr>
          <w:trHeight w:val="300"/>
          <w:jc w:val="center"/>
        </w:trPr>
        <w:tc>
          <w:tcPr>
            <w:tcW w:w="2440" w:type="dxa"/>
            <w:tcBorders>
              <w:top w:val="single" w:sz="4" w:space="0" w:color="FFFFFF"/>
              <w:left w:val="single" w:sz="8" w:space="0" w:color="auto"/>
              <w:bottom w:val="single" w:sz="4" w:space="0" w:color="FFFFFF"/>
              <w:right w:val="single" w:sz="4" w:space="0" w:color="auto"/>
            </w:tcBorders>
            <w:shd w:val="clear" w:color="E6B8B7" w:fill="E6B8B7"/>
            <w:noWrap/>
            <w:vAlign w:val="bottom"/>
            <w:hideMark/>
          </w:tcPr>
          <w:p w:rsidR="00AF0098" w:rsidRPr="00AF0098" w:rsidRDefault="00AF0098" w:rsidP="00AF0098">
            <w:pPr>
              <w:spacing w:after="0" w:line="240" w:lineRule="auto"/>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α</w:t>
            </w:r>
          </w:p>
        </w:tc>
        <w:tc>
          <w:tcPr>
            <w:tcW w:w="2780" w:type="dxa"/>
            <w:tcBorders>
              <w:top w:val="single" w:sz="4" w:space="0" w:color="FFFFFF"/>
              <w:left w:val="single" w:sz="4" w:space="0" w:color="FFFFFF"/>
              <w:bottom w:val="single" w:sz="4" w:space="0" w:color="FFFFFF"/>
              <w:right w:val="single" w:sz="8" w:space="0" w:color="auto"/>
            </w:tcBorders>
            <w:shd w:val="clear" w:color="E6B8B7" w:fill="E6B8B7"/>
            <w:noWrap/>
            <w:vAlign w:val="bottom"/>
            <w:hideMark/>
          </w:tcPr>
          <w:p w:rsidR="00AF0098" w:rsidRPr="00AF0098" w:rsidRDefault="00AF0098" w:rsidP="00AF0098">
            <w:pPr>
              <w:spacing w:after="0" w:line="240" w:lineRule="auto"/>
              <w:jc w:val="center"/>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Pas de direction de descente</w:t>
            </w:r>
          </w:p>
        </w:tc>
      </w:tr>
      <w:tr w:rsidR="00AF0098" w:rsidRPr="00AF0098" w:rsidTr="00AF0098">
        <w:trPr>
          <w:trHeight w:val="300"/>
          <w:jc w:val="center"/>
        </w:trPr>
        <w:tc>
          <w:tcPr>
            <w:tcW w:w="2440" w:type="dxa"/>
            <w:tcBorders>
              <w:top w:val="single" w:sz="4" w:space="0" w:color="FFFFFF"/>
              <w:left w:val="single" w:sz="8" w:space="0" w:color="auto"/>
              <w:bottom w:val="single" w:sz="4" w:space="0" w:color="FFFFFF"/>
              <w:right w:val="single" w:sz="4" w:space="0" w:color="auto"/>
            </w:tcBorders>
            <w:shd w:val="clear" w:color="F2DCDB" w:fill="F2DCDB"/>
            <w:noWrap/>
            <w:vAlign w:val="bottom"/>
            <w:hideMark/>
          </w:tcPr>
          <w:p w:rsidR="00AF0098" w:rsidRPr="00AF0098" w:rsidRDefault="00AF0098" w:rsidP="00AF0098">
            <w:pPr>
              <w:spacing w:after="0" w:line="240" w:lineRule="auto"/>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P</w:t>
            </w:r>
          </w:p>
        </w:tc>
        <w:tc>
          <w:tcPr>
            <w:tcW w:w="2780" w:type="dxa"/>
            <w:tcBorders>
              <w:top w:val="single" w:sz="4" w:space="0" w:color="FFFFFF"/>
              <w:left w:val="single" w:sz="4" w:space="0" w:color="FFFFFF"/>
              <w:bottom w:val="single" w:sz="4" w:space="0" w:color="FFFFFF"/>
              <w:right w:val="single" w:sz="8" w:space="0" w:color="auto"/>
            </w:tcBorders>
            <w:shd w:val="clear" w:color="F2DCDB" w:fill="F2DCDB"/>
            <w:noWrap/>
            <w:vAlign w:val="bottom"/>
            <w:hideMark/>
          </w:tcPr>
          <w:p w:rsidR="00AF0098" w:rsidRPr="00AF0098" w:rsidRDefault="00AF0098" w:rsidP="00AF0098">
            <w:pPr>
              <w:spacing w:after="0" w:line="240" w:lineRule="auto"/>
              <w:jc w:val="center"/>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Projection d'une fonction</w:t>
            </w:r>
          </w:p>
        </w:tc>
      </w:tr>
      <w:tr w:rsidR="00AF0098" w:rsidRPr="00AF0098" w:rsidTr="00AF0098">
        <w:trPr>
          <w:trHeight w:val="300"/>
          <w:jc w:val="center"/>
        </w:trPr>
        <w:tc>
          <w:tcPr>
            <w:tcW w:w="2440" w:type="dxa"/>
            <w:tcBorders>
              <w:top w:val="single" w:sz="4" w:space="0" w:color="FFFFFF"/>
              <w:left w:val="single" w:sz="8" w:space="0" w:color="auto"/>
              <w:bottom w:val="single" w:sz="4" w:space="0" w:color="FFFFFF"/>
              <w:right w:val="single" w:sz="4" w:space="0" w:color="auto"/>
            </w:tcBorders>
            <w:shd w:val="clear" w:color="E6B8B7" w:fill="E6B8B7"/>
            <w:noWrap/>
            <w:vAlign w:val="bottom"/>
            <w:hideMark/>
          </w:tcPr>
          <w:p w:rsidR="00AF0098" w:rsidRPr="00AF0098" w:rsidRDefault="00AF0098" w:rsidP="00AF0098">
            <w:pPr>
              <w:spacing w:after="0" w:line="240" w:lineRule="auto"/>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Par</w:t>
            </w:r>
          </w:p>
        </w:tc>
        <w:tc>
          <w:tcPr>
            <w:tcW w:w="2780" w:type="dxa"/>
            <w:tcBorders>
              <w:top w:val="single" w:sz="4" w:space="0" w:color="FFFFFF"/>
              <w:left w:val="single" w:sz="4" w:space="0" w:color="FFFFFF"/>
              <w:bottom w:val="single" w:sz="4" w:space="0" w:color="FFFFFF"/>
              <w:right w:val="single" w:sz="8" w:space="0" w:color="auto"/>
            </w:tcBorders>
            <w:shd w:val="clear" w:color="E6B8B7" w:fill="E6B8B7"/>
            <w:noWrap/>
            <w:vAlign w:val="bottom"/>
            <w:hideMark/>
          </w:tcPr>
          <w:p w:rsidR="00AF0098" w:rsidRPr="00AF0098" w:rsidRDefault="00AF0098" w:rsidP="00AF0098">
            <w:pPr>
              <w:spacing w:after="0" w:line="240" w:lineRule="auto"/>
              <w:jc w:val="center"/>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Parcimonie d'un problème</w:t>
            </w:r>
          </w:p>
        </w:tc>
      </w:tr>
      <w:tr w:rsidR="00AF0098" w:rsidRPr="00AF0098" w:rsidTr="00AF0098">
        <w:trPr>
          <w:trHeight w:val="300"/>
          <w:jc w:val="center"/>
        </w:trPr>
        <w:tc>
          <w:tcPr>
            <w:tcW w:w="2440" w:type="dxa"/>
            <w:tcBorders>
              <w:top w:val="single" w:sz="4" w:space="0" w:color="FFFFFF"/>
              <w:left w:val="single" w:sz="8" w:space="0" w:color="auto"/>
              <w:bottom w:val="single" w:sz="4" w:space="0" w:color="FFFFFF"/>
              <w:right w:val="single" w:sz="4" w:space="0" w:color="auto"/>
            </w:tcBorders>
            <w:shd w:val="clear" w:color="F2DCDB" w:fill="F2DCDB"/>
            <w:noWrap/>
            <w:vAlign w:val="bottom"/>
            <w:hideMark/>
          </w:tcPr>
          <w:p w:rsidR="00AF0098" w:rsidRPr="00AF0098" w:rsidRDefault="00AF0098" w:rsidP="00AF0098">
            <w:pPr>
              <w:spacing w:after="0" w:line="240" w:lineRule="auto"/>
              <w:rPr>
                <w:rFonts w:ascii="Calibri" w:eastAsia="Times New Roman" w:hAnsi="Calibri" w:cs="Times New Roman"/>
                <w:color w:val="000000"/>
                <w:lang w:eastAsia="fr-FR"/>
              </w:rPr>
            </w:pPr>
            <w:proofErr w:type="spellStart"/>
            <w:r w:rsidRPr="00AF0098">
              <w:rPr>
                <w:rFonts w:ascii="Calibri" w:eastAsia="Times New Roman" w:hAnsi="Calibri" w:cs="Times New Roman"/>
                <w:color w:val="000000"/>
                <w:lang w:eastAsia="fr-FR"/>
              </w:rPr>
              <w:t>Vco</w:t>
            </w:r>
            <w:proofErr w:type="spellEnd"/>
          </w:p>
        </w:tc>
        <w:tc>
          <w:tcPr>
            <w:tcW w:w="2780" w:type="dxa"/>
            <w:tcBorders>
              <w:top w:val="single" w:sz="4" w:space="0" w:color="FFFFFF"/>
              <w:left w:val="single" w:sz="4" w:space="0" w:color="FFFFFF"/>
              <w:bottom w:val="single" w:sz="4" w:space="0" w:color="FFFFFF"/>
              <w:right w:val="single" w:sz="8" w:space="0" w:color="auto"/>
            </w:tcBorders>
            <w:shd w:val="clear" w:color="F2DCDB" w:fill="F2DCDB"/>
            <w:noWrap/>
            <w:vAlign w:val="bottom"/>
            <w:hideMark/>
          </w:tcPr>
          <w:p w:rsidR="00AF0098" w:rsidRPr="00AF0098" w:rsidRDefault="00AF0098" w:rsidP="00AF0098">
            <w:pPr>
              <w:spacing w:after="0" w:line="240" w:lineRule="auto"/>
              <w:jc w:val="center"/>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Variable de conception</w:t>
            </w:r>
          </w:p>
        </w:tc>
      </w:tr>
      <w:tr w:rsidR="00AF0098" w:rsidRPr="00AF0098" w:rsidTr="00AF0098">
        <w:trPr>
          <w:trHeight w:val="300"/>
          <w:jc w:val="center"/>
        </w:trPr>
        <w:tc>
          <w:tcPr>
            <w:tcW w:w="2440" w:type="dxa"/>
            <w:tcBorders>
              <w:top w:val="single" w:sz="4" w:space="0" w:color="FFFFFF"/>
              <w:left w:val="single" w:sz="8" w:space="0" w:color="auto"/>
              <w:bottom w:val="single" w:sz="4" w:space="0" w:color="FFFFFF"/>
              <w:right w:val="single" w:sz="4" w:space="0" w:color="auto"/>
            </w:tcBorders>
            <w:shd w:val="clear" w:color="E6B8B7" w:fill="E6B8B7"/>
            <w:noWrap/>
            <w:vAlign w:val="bottom"/>
            <w:hideMark/>
          </w:tcPr>
          <w:p w:rsidR="00AF0098" w:rsidRPr="00AF0098" w:rsidRDefault="00AF0098" w:rsidP="00AF0098">
            <w:pPr>
              <w:spacing w:after="0" w:line="240" w:lineRule="auto"/>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T</w:t>
            </w:r>
          </w:p>
        </w:tc>
        <w:tc>
          <w:tcPr>
            <w:tcW w:w="2780" w:type="dxa"/>
            <w:tcBorders>
              <w:top w:val="single" w:sz="4" w:space="0" w:color="FFFFFF"/>
              <w:left w:val="single" w:sz="4" w:space="0" w:color="FFFFFF"/>
              <w:bottom w:val="single" w:sz="4" w:space="0" w:color="FFFFFF"/>
              <w:right w:val="single" w:sz="8" w:space="0" w:color="auto"/>
            </w:tcBorders>
            <w:shd w:val="clear" w:color="E6B8B7" w:fill="E6B8B7"/>
            <w:noWrap/>
            <w:vAlign w:val="bottom"/>
            <w:hideMark/>
          </w:tcPr>
          <w:p w:rsidR="00AF0098" w:rsidRPr="00AF0098" w:rsidRDefault="00AF0098" w:rsidP="00AF0098">
            <w:pPr>
              <w:spacing w:after="0" w:line="240" w:lineRule="auto"/>
              <w:jc w:val="center"/>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 xml:space="preserve">Statistique de </w:t>
            </w:r>
            <w:proofErr w:type="spellStart"/>
            <w:r w:rsidRPr="00AF0098">
              <w:rPr>
                <w:rFonts w:ascii="Calibri" w:eastAsia="Times New Roman" w:hAnsi="Calibri" w:cs="Times New Roman"/>
                <w:color w:val="000000"/>
                <w:lang w:eastAsia="fr-FR"/>
              </w:rPr>
              <w:t>Student</w:t>
            </w:r>
            <w:proofErr w:type="spellEnd"/>
          </w:p>
        </w:tc>
      </w:tr>
      <w:tr w:rsidR="00AF0098" w:rsidRPr="00AF0098" w:rsidTr="00AF0098">
        <w:trPr>
          <w:trHeight w:val="300"/>
          <w:jc w:val="center"/>
        </w:trPr>
        <w:tc>
          <w:tcPr>
            <w:tcW w:w="2440" w:type="dxa"/>
            <w:tcBorders>
              <w:top w:val="single" w:sz="4" w:space="0" w:color="FFFFFF"/>
              <w:left w:val="single" w:sz="8" w:space="0" w:color="auto"/>
              <w:bottom w:val="single" w:sz="4" w:space="0" w:color="FFFFFF"/>
              <w:right w:val="single" w:sz="4" w:space="0" w:color="auto"/>
            </w:tcBorders>
            <w:shd w:val="clear" w:color="F2DCDB" w:fill="F2DCDB"/>
            <w:noWrap/>
            <w:vAlign w:val="bottom"/>
            <w:hideMark/>
          </w:tcPr>
          <w:p w:rsidR="00AF0098" w:rsidRPr="00AF0098" w:rsidRDefault="00AF0098" w:rsidP="00AF0098">
            <w:pPr>
              <w:spacing w:after="0" w:line="240" w:lineRule="auto"/>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SG</w:t>
            </w:r>
          </w:p>
        </w:tc>
        <w:tc>
          <w:tcPr>
            <w:tcW w:w="2780" w:type="dxa"/>
            <w:tcBorders>
              <w:top w:val="single" w:sz="4" w:space="0" w:color="FFFFFF"/>
              <w:left w:val="single" w:sz="4" w:space="0" w:color="FFFFFF"/>
              <w:bottom w:val="single" w:sz="4" w:space="0" w:color="FFFFFF"/>
              <w:right w:val="single" w:sz="8" w:space="0" w:color="auto"/>
            </w:tcBorders>
            <w:shd w:val="clear" w:color="F2DCDB" w:fill="F2DCDB"/>
            <w:noWrap/>
            <w:vAlign w:val="bottom"/>
            <w:hideMark/>
          </w:tcPr>
          <w:p w:rsidR="00AF0098" w:rsidRPr="00AF0098" w:rsidRDefault="00AF0098" w:rsidP="00AF0098">
            <w:pPr>
              <w:spacing w:after="0" w:line="240" w:lineRule="auto"/>
              <w:jc w:val="center"/>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Siphon gap [m]</w:t>
            </w:r>
          </w:p>
        </w:tc>
      </w:tr>
      <w:tr w:rsidR="00AF0098" w:rsidRPr="00AF0098" w:rsidTr="00AF0098">
        <w:trPr>
          <w:trHeight w:val="300"/>
          <w:jc w:val="center"/>
        </w:trPr>
        <w:tc>
          <w:tcPr>
            <w:tcW w:w="2440" w:type="dxa"/>
            <w:tcBorders>
              <w:top w:val="single" w:sz="4" w:space="0" w:color="FFFFFF"/>
              <w:left w:val="single" w:sz="8" w:space="0" w:color="auto"/>
              <w:bottom w:val="single" w:sz="8" w:space="0" w:color="auto"/>
              <w:right w:val="single" w:sz="4" w:space="0" w:color="auto"/>
            </w:tcBorders>
            <w:shd w:val="clear" w:color="E6B8B7" w:fill="E6B8B7"/>
            <w:noWrap/>
            <w:vAlign w:val="bottom"/>
            <w:hideMark/>
          </w:tcPr>
          <w:p w:rsidR="00AF0098" w:rsidRPr="00AF0098" w:rsidRDefault="00AF0098" w:rsidP="00AF0098">
            <w:pPr>
              <w:spacing w:after="0" w:line="240" w:lineRule="auto"/>
              <w:rPr>
                <w:rFonts w:ascii="Calibri" w:eastAsia="Times New Roman" w:hAnsi="Calibri" w:cs="Times New Roman"/>
                <w:color w:val="000000"/>
                <w:lang w:eastAsia="fr-FR"/>
              </w:rPr>
            </w:pPr>
            <w:r w:rsidRPr="00AF0098">
              <w:rPr>
                <w:rFonts w:ascii="Calibri" w:eastAsia="Times New Roman" w:hAnsi="Calibri" w:cs="Times New Roman"/>
                <w:color w:val="000000"/>
                <w:lang w:eastAsia="fr-FR"/>
              </w:rPr>
              <w:t>VP</w:t>
            </w:r>
          </w:p>
        </w:tc>
        <w:tc>
          <w:tcPr>
            <w:tcW w:w="2780" w:type="dxa"/>
            <w:tcBorders>
              <w:top w:val="single" w:sz="4" w:space="0" w:color="FFFFFF"/>
              <w:left w:val="single" w:sz="4" w:space="0" w:color="FFFFFF"/>
              <w:bottom w:val="single" w:sz="8" w:space="0" w:color="auto"/>
              <w:right w:val="single" w:sz="8" w:space="0" w:color="auto"/>
            </w:tcBorders>
            <w:shd w:val="clear" w:color="E6B8B7" w:fill="E6B8B7"/>
            <w:noWrap/>
            <w:vAlign w:val="bottom"/>
            <w:hideMark/>
          </w:tcPr>
          <w:p w:rsidR="00AF0098" w:rsidRPr="00AF0098" w:rsidRDefault="00AF0098" w:rsidP="00AF0098">
            <w:pPr>
              <w:spacing w:after="0" w:line="240" w:lineRule="auto"/>
              <w:jc w:val="center"/>
              <w:rPr>
                <w:rFonts w:ascii="Calibri" w:eastAsia="Times New Roman" w:hAnsi="Calibri" w:cs="Times New Roman"/>
                <w:color w:val="000000"/>
                <w:lang w:eastAsia="fr-FR"/>
              </w:rPr>
            </w:pPr>
            <w:proofErr w:type="spellStart"/>
            <w:r w:rsidRPr="00AF0098">
              <w:rPr>
                <w:rFonts w:ascii="Calibri" w:eastAsia="Times New Roman" w:hAnsi="Calibri" w:cs="Times New Roman"/>
                <w:color w:val="000000"/>
                <w:lang w:eastAsia="fr-FR"/>
              </w:rPr>
              <w:t>Venting</w:t>
            </w:r>
            <w:proofErr w:type="spellEnd"/>
            <w:r w:rsidRPr="00AF0098">
              <w:rPr>
                <w:rFonts w:ascii="Calibri" w:eastAsia="Times New Roman" w:hAnsi="Calibri" w:cs="Times New Roman"/>
                <w:color w:val="000000"/>
                <w:lang w:eastAsia="fr-FR"/>
              </w:rPr>
              <w:t xml:space="preserve"> pipe [m]</w:t>
            </w:r>
          </w:p>
        </w:tc>
      </w:tr>
    </w:tbl>
    <w:p w:rsidR="00C75E2F" w:rsidRPr="00C75E2F" w:rsidRDefault="00C75E2F" w:rsidP="00C75E2F"/>
    <w:p w:rsidR="0000492B" w:rsidRPr="0000492B" w:rsidRDefault="001C1FE6" w:rsidP="00A82A9C">
      <w:r>
        <w:br w:type="page"/>
      </w:r>
    </w:p>
    <w:p w:rsidR="00DB1673" w:rsidRDefault="00DB1673" w:rsidP="005F25BE">
      <w:pPr>
        <w:pStyle w:val="Titre1"/>
      </w:pPr>
      <w:bookmarkStart w:id="46" w:name="_Toc465348414"/>
      <w:r>
        <w:lastRenderedPageBreak/>
        <w:t>Etat de l’art</w:t>
      </w:r>
      <w:bookmarkEnd w:id="46"/>
    </w:p>
    <w:p w:rsidR="00DB1673" w:rsidRDefault="00DB1673" w:rsidP="005C36CC">
      <w:pPr>
        <w:ind w:firstLine="426"/>
        <w:jc w:val="both"/>
      </w:pPr>
      <w:r>
        <w:t xml:space="preserve">La conception d’un produit dans l’industrie </w:t>
      </w:r>
      <w:del w:id="47" w:author="Guillaume RUIZ" w:date="2016-10-28T11:46:00Z">
        <w:r w:rsidDel="0085434B">
          <w:delText xml:space="preserve">aéronautique </w:delText>
        </w:r>
      </w:del>
      <w:r>
        <w:t xml:space="preserve">dépend de ses caractéristiques architecturales telles que la masse, les dimensions, le choix des composants … Dans la plupart des cas, de nombreuses solutions potentielles s’offrent au concepteur qui devra faire un choix et pouvoir le justifier. Ce choix doit intégrer la présence d’une solution de référence </w:t>
      </w:r>
      <w:r w:rsidRPr="0020108E">
        <w:rPr>
          <w:highlight w:val="yellow"/>
        </w:rPr>
        <w:t>[</w:t>
      </w:r>
      <w:proofErr w:type="spellStart"/>
      <w:r w:rsidRPr="0020108E">
        <w:rPr>
          <w:highlight w:val="yellow"/>
        </w:rPr>
        <w:t>Collignan</w:t>
      </w:r>
      <w:proofErr w:type="spellEnd"/>
      <w:r w:rsidRPr="0020108E">
        <w:rPr>
          <w:highlight w:val="yellow"/>
        </w:rPr>
        <w:t xml:space="preserve"> 2011]</w:t>
      </w:r>
      <w:r>
        <w:t xml:space="preserve"> issue de projets ou d’</w:t>
      </w:r>
      <w:r w:rsidR="00332B87">
        <w:t>études préliminaires.</w:t>
      </w:r>
    </w:p>
    <w:p w:rsidR="0020108E" w:rsidRDefault="00332B87" w:rsidP="005C36CC">
      <w:pPr>
        <w:ind w:firstLine="426"/>
        <w:jc w:val="both"/>
      </w:pPr>
      <w:r>
        <w:t>La conception d’un tel produit dépend non seulement de la connaissance physique du problème mais aussi de connaissances subjectives liées aux préférences, au savoir-faire, aux habitudes, aux règles métiers et aux expériences des concepteurs en charge du projet. Le but sera de mettre en forme le problème avec le moins de variables possibles, de formaliser les paramètres subjectifs du problème tout en prenant compte qu’une solution initiale est peut-être déjà en place : la nouvelle solution devra être proche de la solution initiale afin de ne pas engager trop de frais</w:t>
      </w:r>
      <w:r w:rsidR="002E1B3A">
        <w:t xml:space="preserve"> par exemple</w:t>
      </w:r>
      <w:r>
        <w:t>.</w:t>
      </w:r>
      <w:r w:rsidR="004410B7">
        <w:t xml:space="preserve"> Cependant, l’optimisation peut également être utilisée afin de trouver des solutions complètement différentes innovantes par rapport aux habitudes actuelles.</w:t>
      </w:r>
      <w:r>
        <w:t xml:space="preserve"> </w:t>
      </w:r>
      <w:r w:rsidR="0020108E">
        <w:t>Dès lors, deux types de raisonnement s’offrent au concepteur </w:t>
      </w:r>
      <w:r w:rsidR="0020108E" w:rsidRPr="0020108E">
        <w:rPr>
          <w:highlight w:val="yellow"/>
        </w:rPr>
        <w:t>[</w:t>
      </w:r>
      <w:proofErr w:type="spellStart"/>
      <w:r w:rsidR="0020108E" w:rsidRPr="0020108E">
        <w:rPr>
          <w:highlight w:val="yellow"/>
        </w:rPr>
        <w:t>Saridakis</w:t>
      </w:r>
      <w:proofErr w:type="spellEnd"/>
      <w:r w:rsidR="0020108E" w:rsidRPr="0020108E">
        <w:rPr>
          <w:highlight w:val="yellow"/>
        </w:rPr>
        <w:t xml:space="preserve"> 2008]</w:t>
      </w:r>
      <w:r w:rsidR="0020108E">
        <w:t xml:space="preserve"> : </w:t>
      </w:r>
    </w:p>
    <w:p w:rsidR="0020108E" w:rsidRDefault="0020108E" w:rsidP="00043ECD">
      <w:pPr>
        <w:pStyle w:val="Paragraphedeliste"/>
        <w:numPr>
          <w:ilvl w:val="0"/>
          <w:numId w:val="1"/>
        </w:numPr>
        <w:ind w:left="709" w:hanging="425"/>
        <w:jc w:val="both"/>
      </w:pPr>
      <w:r>
        <w:t xml:space="preserve">Le raisonnement à partir de modèles (MBR) : présente une description précise du problème et des solutions potentielles pour les simuler et identifier la plus pertinente. </w:t>
      </w:r>
      <w:r w:rsidR="00B7688D">
        <w:t xml:space="preserve">La modélisation constituant indéniablement la phase la plus longue et fastidieuse, il est important de souligner les différents types de modélisation en conception : </w:t>
      </w:r>
    </w:p>
    <w:p w:rsidR="00B7688D" w:rsidRDefault="00B7688D" w:rsidP="00043ECD">
      <w:pPr>
        <w:pStyle w:val="Paragraphedeliste"/>
        <w:numPr>
          <w:ilvl w:val="1"/>
          <w:numId w:val="1"/>
        </w:numPr>
        <w:jc w:val="both"/>
      </w:pPr>
      <w:r>
        <w:t>Les « </w:t>
      </w:r>
      <w:r w:rsidR="002E1B3A">
        <w:t>boîte</w:t>
      </w:r>
      <w:r>
        <w:t xml:space="preserve">s blanches » dont le contenu est connu du concepteur : </w:t>
      </w:r>
    </w:p>
    <w:p w:rsidR="00B7688D" w:rsidRDefault="00B7688D" w:rsidP="00043ECD">
      <w:pPr>
        <w:pStyle w:val="Paragraphedeliste"/>
        <w:numPr>
          <w:ilvl w:val="2"/>
          <w:numId w:val="1"/>
        </w:numPr>
        <w:jc w:val="both"/>
      </w:pPr>
      <w:r>
        <w:t>Les modèles numériques (CAO, éléments finis …)</w:t>
      </w:r>
    </w:p>
    <w:p w:rsidR="00B7688D" w:rsidRDefault="00B7688D" w:rsidP="00043ECD">
      <w:pPr>
        <w:pStyle w:val="Paragraphedeliste"/>
        <w:numPr>
          <w:ilvl w:val="2"/>
          <w:numId w:val="1"/>
        </w:numPr>
        <w:jc w:val="both"/>
      </w:pPr>
      <w:r>
        <w:t>Les modèles analytiques basés sur une représentation des modèles physiques et sur une traduction mathématique</w:t>
      </w:r>
    </w:p>
    <w:p w:rsidR="00B7688D" w:rsidRDefault="00B7688D" w:rsidP="00043ECD">
      <w:pPr>
        <w:pStyle w:val="Paragraphedeliste"/>
        <w:numPr>
          <w:ilvl w:val="1"/>
          <w:numId w:val="1"/>
        </w:numPr>
        <w:jc w:val="both"/>
      </w:pPr>
      <w:r>
        <w:t>Les « </w:t>
      </w:r>
      <w:r w:rsidR="002E1B3A">
        <w:t>boîte</w:t>
      </w:r>
      <w:r>
        <w:t>s noires » permettant de modéliser les interactions d’un système sans en comprendre le fonctionnement</w:t>
      </w:r>
      <w:r w:rsidR="002C3A61">
        <w:t xml:space="preserve"> et sans pouvoir accéder aux éléments qui la définissent</w:t>
      </w:r>
      <w:r>
        <w:t>.</w:t>
      </w:r>
    </w:p>
    <w:p w:rsidR="00B7688D" w:rsidRDefault="00B7688D" w:rsidP="00043ECD">
      <w:pPr>
        <w:pStyle w:val="Paragraphedeliste"/>
        <w:numPr>
          <w:ilvl w:val="0"/>
          <w:numId w:val="1"/>
        </w:numPr>
        <w:ind w:left="709" w:hanging="425"/>
        <w:jc w:val="both"/>
      </w:pPr>
      <w:r>
        <w:t>Le raisonnement à partir de cas (CBR) : vise à analyser le problème de conception et le résoudre au moyen d’une solution utilisée dans un problème passé.</w:t>
      </w:r>
      <w:r w:rsidR="00B36C9F">
        <w:t xml:space="preserve"> Un tel raisonnement n’est efficace que si le nombre de cas rencontrés dans la base de connaissance est suffisant </w:t>
      </w:r>
      <w:r w:rsidR="00B36C9F" w:rsidRPr="00B36C9F">
        <w:rPr>
          <w:highlight w:val="yellow"/>
        </w:rPr>
        <w:t>[Amen, 2001]</w:t>
      </w:r>
      <w:r w:rsidR="00B36C9F">
        <w:t>.</w:t>
      </w:r>
    </w:p>
    <w:p w:rsidR="0020108E" w:rsidRDefault="00B36C9F" w:rsidP="00E81C0A">
      <w:pPr>
        <w:ind w:firstLine="708"/>
        <w:jc w:val="both"/>
      </w:pPr>
      <w:r>
        <w:t>Compte tenu des activités de l’entreprise, un raisonnement à base de modèles sera privilégié afin de formaliser </w:t>
      </w:r>
      <w:r w:rsidRPr="00B36C9F">
        <w:rPr>
          <w:highlight w:val="yellow"/>
        </w:rPr>
        <w:t>[</w:t>
      </w:r>
      <w:proofErr w:type="spellStart"/>
      <w:r w:rsidRPr="00B36C9F">
        <w:rPr>
          <w:highlight w:val="yellow"/>
        </w:rPr>
        <w:t>Collignan</w:t>
      </w:r>
      <w:proofErr w:type="spellEnd"/>
      <w:r w:rsidRPr="00B36C9F">
        <w:rPr>
          <w:highlight w:val="yellow"/>
        </w:rPr>
        <w:t>, 2011]</w:t>
      </w:r>
      <w:r>
        <w:t xml:space="preserve">: </w:t>
      </w:r>
    </w:p>
    <w:p w:rsidR="00B36C9F" w:rsidRDefault="00B36C9F" w:rsidP="00043ECD">
      <w:pPr>
        <w:pStyle w:val="Paragraphedeliste"/>
        <w:numPr>
          <w:ilvl w:val="0"/>
          <w:numId w:val="2"/>
        </w:numPr>
        <w:ind w:left="709" w:hanging="425"/>
        <w:jc w:val="both"/>
      </w:pPr>
      <w:r>
        <w:t>Le comportement physique du produit</w:t>
      </w:r>
    </w:p>
    <w:p w:rsidR="00B36C9F" w:rsidRDefault="00B36C9F" w:rsidP="00043ECD">
      <w:pPr>
        <w:pStyle w:val="Paragraphedeliste"/>
        <w:numPr>
          <w:ilvl w:val="0"/>
          <w:numId w:val="2"/>
        </w:numPr>
        <w:ind w:left="709" w:hanging="425"/>
        <w:jc w:val="both"/>
      </w:pPr>
      <w:r>
        <w:t>Le processus de décision visant à évaluer la performance globale</w:t>
      </w:r>
    </w:p>
    <w:p w:rsidR="00B36C9F" w:rsidRDefault="00B36C9F" w:rsidP="00043ECD">
      <w:pPr>
        <w:pStyle w:val="Paragraphedeliste"/>
        <w:numPr>
          <w:ilvl w:val="0"/>
          <w:numId w:val="2"/>
        </w:numPr>
        <w:ind w:left="709" w:hanging="425"/>
        <w:jc w:val="both"/>
      </w:pPr>
      <w:r>
        <w:t>La méthode de recherche d’une solution satisfaisante</w:t>
      </w:r>
    </w:p>
    <w:p w:rsidR="00B36C9F" w:rsidRDefault="00B36C9F" w:rsidP="00043ECD">
      <w:pPr>
        <w:pStyle w:val="Paragraphedeliste"/>
        <w:numPr>
          <w:ilvl w:val="0"/>
          <w:numId w:val="2"/>
        </w:numPr>
        <w:ind w:left="709" w:hanging="425"/>
        <w:jc w:val="both"/>
      </w:pPr>
      <w:r>
        <w:t>La tendance à rester proche d’une éventuelle solution initiale</w:t>
      </w:r>
    </w:p>
    <w:p w:rsidR="004B002F" w:rsidRDefault="00332B87" w:rsidP="00C47F12">
      <w:pPr>
        <w:ind w:firstLine="426"/>
        <w:jc w:val="both"/>
      </w:pPr>
      <w:r>
        <w:t xml:space="preserve">La recherche d’une solution satisfaisante introduit la notion d’optimisation </w:t>
      </w:r>
      <w:r w:rsidR="00DA22EC">
        <w:t xml:space="preserve">qui est le sujet du stage et </w:t>
      </w:r>
      <w:r>
        <w:t>qui vise à déterminer le meilleur ensemble de variable</w:t>
      </w:r>
      <w:r w:rsidR="002C43D7">
        <w:t>s</w:t>
      </w:r>
      <w:r>
        <w:t xml:space="preserve"> qu</w:t>
      </w:r>
      <w:r w:rsidR="00DA22EC">
        <w:t xml:space="preserve">i répond au cahier des charges. Mais qu’est-ce qui pousse à choisir une solution plutôt qu’une autre ? Au cours du XXème siècle, plusieurs économistes ont posé les bases </w:t>
      </w:r>
      <w:r w:rsidR="009D31A3">
        <w:t xml:space="preserve">de l’aide à la décision. Par exemple, la théorie de l’utilité </w:t>
      </w:r>
      <w:r w:rsidR="009D31A3">
        <w:rPr>
          <w:highlight w:val="yellow"/>
        </w:rPr>
        <w:t>[Neumann, 19</w:t>
      </w:r>
      <w:r w:rsidR="009D31A3" w:rsidRPr="009D31A3">
        <w:rPr>
          <w:highlight w:val="yellow"/>
        </w:rPr>
        <w:t>44]</w:t>
      </w:r>
      <w:r w:rsidR="009D31A3">
        <w:t xml:space="preserve"> stipule que chaque alternative doit être associée à une variable d’utilité : il s’agit ici de formaliser la notion de préférence entre les différentes solutions. Sélectionner la solution préférée revient à maximiser la variable d’utilité.</w:t>
      </w:r>
      <w:r w:rsidR="00C47F12">
        <w:br w:type="page"/>
      </w:r>
    </w:p>
    <w:p w:rsidR="004B002F" w:rsidRPr="00043ECD" w:rsidRDefault="004B002F" w:rsidP="00043ECD">
      <w:pPr>
        <w:pStyle w:val="Titre2"/>
      </w:pPr>
      <w:bookmarkStart w:id="48" w:name="_Toc465348415"/>
      <w:r w:rsidRPr="00043ECD">
        <w:lastRenderedPageBreak/>
        <w:t>Notion de préférence</w:t>
      </w:r>
      <w:r w:rsidR="000E10B2" w:rsidRPr="00043ECD">
        <w:t xml:space="preserve"> et problème multi-objectifs</w:t>
      </w:r>
      <w:bookmarkEnd w:id="48"/>
    </w:p>
    <w:p w:rsidR="004B002F" w:rsidRDefault="004B002F" w:rsidP="005C36CC">
      <w:pPr>
        <w:ind w:firstLine="426"/>
        <w:jc w:val="both"/>
        <w:rPr>
          <w:rFonts w:eastAsiaTheme="minorEastAsia"/>
        </w:rPr>
      </w:pPr>
      <w:r w:rsidRPr="00C17998">
        <w:t xml:space="preserve">Soit </w:t>
      </w:r>
      <m:oMath>
        <m:sSup>
          <m:sSupPr>
            <m:ctrlPr>
              <w:rPr>
                <w:rFonts w:ascii="Cambria Math" w:hAnsi="Cambria Math"/>
                <w:i/>
              </w:rPr>
            </m:ctrlPr>
          </m:sSupPr>
          <m:e>
            <m:r>
              <w:rPr>
                <w:rFonts w:ascii="Cambria Math" w:hAnsi="Cambria Math"/>
              </w:rPr>
              <m:t>S</m:t>
            </m:r>
          </m:e>
          <m:sup>
            <m:r>
              <w:rPr>
                <w:rFonts w:ascii="Cambria Math" w:hAnsi="Cambria Math"/>
              </w:rPr>
              <m:t>k</m:t>
            </m:r>
          </m:sup>
        </m:sSup>
      </m:oMath>
      <w:r w:rsidRPr="00C17998">
        <w:rPr>
          <w:rFonts w:eastAsiaTheme="minorEastAsia"/>
        </w:rPr>
        <w:t xml:space="preserve"> une solution d’un ensemble de solution</w:t>
      </w:r>
      <w:r w:rsidR="002404C4">
        <w:rPr>
          <w:rFonts w:eastAsiaTheme="minorEastAsia"/>
        </w:rPr>
        <w:t>s</w:t>
      </w:r>
      <w:r w:rsidRPr="00C17998">
        <w:rPr>
          <w:rFonts w:eastAsiaTheme="minorEastAsia"/>
        </w:rPr>
        <w:t xml:space="preserve"> d’un problème. </w:t>
      </w:r>
      <w:r w:rsidR="00C17998" w:rsidRPr="00C17998">
        <w:rPr>
          <w:rFonts w:eastAsiaTheme="minorEastAsia"/>
        </w:rPr>
        <w:t xml:space="preserve">Une solution de conception correspond à une configuration de produit et prend la forme d’un </w:t>
      </w:r>
      <w:r w:rsidR="00C17998">
        <w:rPr>
          <w:rFonts w:eastAsiaTheme="minorEastAsia"/>
        </w:rPr>
        <w:t>jeu de variables</w:t>
      </w:r>
      <w:r w:rsidR="00C17998" w:rsidRPr="00C17998">
        <w:rPr>
          <w:rFonts w:eastAsiaTheme="minorEastAsia"/>
        </w:rPr>
        <w:t>.</w:t>
      </w:r>
      <w:r w:rsidR="00C17998">
        <w:rPr>
          <w:rFonts w:eastAsiaTheme="minorEastAsia"/>
        </w:rPr>
        <w:t xml:space="preserve"> Les solutions ne sont que très rarement comparables directement entre elles. La plupart du temps, elles sont caractérisées par des variables d’observation </w:t>
      </w:r>
      <w:proofErr w:type="spellStart"/>
      <w:r w:rsidR="00C17998">
        <w:rPr>
          <w:rFonts w:eastAsiaTheme="minorEastAsia"/>
        </w:rPr>
        <w:t>VObs</w:t>
      </w:r>
      <w:proofErr w:type="spellEnd"/>
      <w:r w:rsidR="00C17998">
        <w:rPr>
          <w:rFonts w:eastAsiaTheme="minorEastAsia"/>
        </w:rPr>
        <w:t xml:space="preserve"> aussi appelées attributs ou critères </w:t>
      </w:r>
      <w:r w:rsidR="00C17998" w:rsidRPr="00C17998">
        <w:rPr>
          <w:rFonts w:eastAsiaTheme="minorEastAsia"/>
          <w:highlight w:val="yellow"/>
        </w:rPr>
        <w:t>[</w:t>
      </w:r>
      <w:proofErr w:type="spellStart"/>
      <w:r w:rsidR="00C17998" w:rsidRPr="00C17998">
        <w:rPr>
          <w:rFonts w:eastAsiaTheme="minorEastAsia"/>
          <w:highlight w:val="yellow"/>
        </w:rPr>
        <w:t>Collignan</w:t>
      </w:r>
      <w:proofErr w:type="spellEnd"/>
      <w:r w:rsidR="00C17998" w:rsidRPr="00C17998">
        <w:rPr>
          <w:rFonts w:eastAsiaTheme="minorEastAsia"/>
          <w:highlight w:val="yellow"/>
        </w:rPr>
        <w:t>, 2011]</w:t>
      </w:r>
      <w:r w:rsidR="00C17998">
        <w:rPr>
          <w:rFonts w:eastAsiaTheme="minorEastAsia"/>
        </w:rPr>
        <w:t xml:space="preserve">. Les </w:t>
      </w:r>
      <w:proofErr w:type="spellStart"/>
      <w:r w:rsidR="00C17998">
        <w:rPr>
          <w:rFonts w:eastAsiaTheme="minorEastAsia"/>
        </w:rPr>
        <w:t>VObs</w:t>
      </w:r>
      <w:proofErr w:type="spellEnd"/>
      <w:r w:rsidR="00C17998">
        <w:rPr>
          <w:rFonts w:eastAsiaTheme="minorEastAsia"/>
        </w:rPr>
        <w:t xml:space="preserve"> sont utilisées par le concepteur pour observer le comportement d’un produit (masse, volume, coût …). Ainsi, des </w:t>
      </w:r>
      <w:proofErr w:type="spellStart"/>
      <w:r w:rsidR="00C17998">
        <w:rPr>
          <w:rFonts w:eastAsiaTheme="minorEastAsia"/>
        </w:rPr>
        <w:t>VObs</w:t>
      </w:r>
      <w:proofErr w:type="spellEnd"/>
      <w:r w:rsidR="00C17998">
        <w:rPr>
          <w:rFonts w:eastAsiaTheme="minorEastAsia"/>
        </w:rPr>
        <w:t xml:space="preserve"> de même nature sont comparables et ordonnables. </w:t>
      </w:r>
      <w:r w:rsidR="00A82826">
        <w:rPr>
          <w:rFonts w:eastAsiaTheme="minorEastAsia"/>
        </w:rPr>
        <w:t>Dans la majorité des cas, chaque solution présente plusieurs variables d’observations :</w:t>
      </w:r>
      <w:r w:rsidR="00074D6C">
        <w:rPr>
          <w:rFonts w:eastAsiaTheme="minorEastAsia"/>
        </w:rPr>
        <w:t xml:space="preserve"> </w:t>
      </w:r>
      <w:r w:rsidR="00A82826">
        <w:rPr>
          <w:rFonts w:eastAsiaTheme="minorEastAsia"/>
        </w:rPr>
        <w:t>le problème est qualifié de multi-objectifs. Lorsque plusieurs variables d’observations doivent être prises en compte, plusieurs problèmes sont rencontrés </w:t>
      </w:r>
      <w:r w:rsidR="00A82826" w:rsidRPr="00A82826">
        <w:rPr>
          <w:rFonts w:eastAsiaTheme="minorEastAsia"/>
          <w:highlight w:val="yellow"/>
        </w:rPr>
        <w:t>[Jones, 2002]</w:t>
      </w:r>
      <w:r w:rsidR="00A82826">
        <w:rPr>
          <w:rFonts w:eastAsiaTheme="minorEastAsia"/>
        </w:rPr>
        <w:t xml:space="preserve">: </w:t>
      </w:r>
    </w:p>
    <w:p w:rsidR="00A82826" w:rsidRDefault="00A82826" w:rsidP="00043ECD">
      <w:pPr>
        <w:pStyle w:val="Paragraphedeliste"/>
        <w:numPr>
          <w:ilvl w:val="0"/>
          <w:numId w:val="3"/>
        </w:numPr>
        <w:ind w:left="709" w:hanging="425"/>
        <w:jc w:val="both"/>
        <w:rPr>
          <w:rFonts w:eastAsiaTheme="minorEastAsia"/>
        </w:rPr>
      </w:pPr>
      <w:r>
        <w:rPr>
          <w:rFonts w:eastAsiaTheme="minorEastAsia"/>
        </w:rPr>
        <w:t>Chaque variable d’observation vise à satisfaire un but ou répondre à une contrainte donnée. L’objectif est d’avoir une valeur satisfaisante, c’est-à</w:t>
      </w:r>
      <w:r w:rsidR="002404C4">
        <w:rPr>
          <w:rFonts w:eastAsiaTheme="minorEastAsia"/>
        </w:rPr>
        <w:t>-</w:t>
      </w:r>
      <w:r>
        <w:rPr>
          <w:rFonts w:eastAsiaTheme="minorEastAsia"/>
        </w:rPr>
        <w:t>dire proche du but escompté</w:t>
      </w:r>
    </w:p>
    <w:p w:rsidR="00A82826" w:rsidRDefault="00A82826" w:rsidP="00043ECD">
      <w:pPr>
        <w:pStyle w:val="Paragraphedeliste"/>
        <w:numPr>
          <w:ilvl w:val="0"/>
          <w:numId w:val="3"/>
        </w:numPr>
        <w:ind w:left="709" w:hanging="425"/>
        <w:jc w:val="both"/>
        <w:rPr>
          <w:rFonts w:eastAsiaTheme="minorEastAsia"/>
        </w:rPr>
      </w:pPr>
      <w:r>
        <w:rPr>
          <w:rFonts w:eastAsiaTheme="minorEastAsia"/>
        </w:rPr>
        <w:t>Les variables d’observations sont souvent antinomiques : si l’une est satisfaisante, les autres s’éloignent de leurs buts respectifs</w:t>
      </w:r>
    </w:p>
    <w:p w:rsidR="00074D6C" w:rsidRDefault="00074D6C" w:rsidP="00E81C0A">
      <w:pPr>
        <w:ind w:firstLine="708"/>
        <w:jc w:val="both"/>
        <w:rPr>
          <w:rFonts w:eastAsiaTheme="minorEastAsia"/>
        </w:rPr>
      </w:pPr>
      <w:r>
        <w:rPr>
          <w:rFonts w:eastAsiaTheme="minorEastAsia"/>
        </w:rPr>
        <w:t xml:space="preserve">Il faut cependant bien dissocier les buts des contraintes dans un problème multi-objectifs </w:t>
      </w:r>
      <w:r w:rsidRPr="00074D6C">
        <w:rPr>
          <w:rFonts w:eastAsiaTheme="minorEastAsia"/>
          <w:highlight w:val="yellow"/>
        </w:rPr>
        <w:t>[</w:t>
      </w:r>
      <w:proofErr w:type="spellStart"/>
      <w:r w:rsidRPr="00074D6C">
        <w:rPr>
          <w:rFonts w:eastAsiaTheme="minorEastAsia"/>
          <w:highlight w:val="yellow"/>
        </w:rPr>
        <w:t>Billionnet</w:t>
      </w:r>
      <w:proofErr w:type="spellEnd"/>
      <w:r w:rsidRPr="00074D6C">
        <w:rPr>
          <w:rFonts w:eastAsiaTheme="minorEastAsia"/>
          <w:highlight w:val="yellow"/>
        </w:rPr>
        <w:t>, 2006]</w:t>
      </w:r>
      <w:r>
        <w:rPr>
          <w:rFonts w:eastAsiaTheme="minorEastAsia"/>
        </w:rPr>
        <w:t xml:space="preserve"> : </w:t>
      </w:r>
    </w:p>
    <w:p w:rsidR="00074D6C" w:rsidRDefault="00074D6C" w:rsidP="00043ECD">
      <w:pPr>
        <w:pStyle w:val="Paragraphedeliste"/>
        <w:numPr>
          <w:ilvl w:val="0"/>
          <w:numId w:val="4"/>
        </w:numPr>
        <w:ind w:left="709" w:hanging="425"/>
        <w:jc w:val="both"/>
        <w:rPr>
          <w:rFonts w:eastAsiaTheme="minorEastAsia"/>
        </w:rPr>
      </w:pPr>
      <w:r>
        <w:rPr>
          <w:rFonts w:eastAsiaTheme="minorEastAsia"/>
        </w:rPr>
        <w:t xml:space="preserve">But : s’approcher d’une valeur cible pour une </w:t>
      </w:r>
      <w:proofErr w:type="spellStart"/>
      <w:r>
        <w:rPr>
          <w:rFonts w:eastAsiaTheme="minorEastAsia"/>
        </w:rPr>
        <w:t>VObs</w:t>
      </w:r>
      <w:proofErr w:type="spellEnd"/>
    </w:p>
    <w:p w:rsidR="00074D6C" w:rsidRDefault="00074D6C" w:rsidP="00043ECD">
      <w:pPr>
        <w:pStyle w:val="Paragraphedeliste"/>
        <w:numPr>
          <w:ilvl w:val="0"/>
          <w:numId w:val="4"/>
        </w:numPr>
        <w:ind w:left="709" w:hanging="425"/>
        <w:jc w:val="both"/>
        <w:rPr>
          <w:rFonts w:eastAsiaTheme="minorEastAsia"/>
        </w:rPr>
      </w:pPr>
      <w:r>
        <w:rPr>
          <w:rFonts w:eastAsiaTheme="minorEastAsia"/>
        </w:rPr>
        <w:t>Contrainte : restrictions (égalité(s) ou inégalité(s)) sur la variable. Une solution qui viole une contrainte est inacceptable.</w:t>
      </w:r>
    </w:p>
    <w:p w:rsidR="000E10B2" w:rsidRDefault="0039275B" w:rsidP="005C36CC">
      <w:pPr>
        <w:ind w:firstLine="426"/>
        <w:jc w:val="both"/>
        <w:rPr>
          <w:rFonts w:eastAsiaTheme="minorEastAsia"/>
        </w:rPr>
      </w:pPr>
      <w:r w:rsidRPr="0039275B">
        <w:rPr>
          <w:rFonts w:eastAsiaTheme="minorEastAsia"/>
        </w:rPr>
        <w:t xml:space="preserve">Il est également possible de représenter des solutions dans l’espace des variables d’observation via un graphique dont les axes correspondent à chaque </w:t>
      </w:r>
      <w:proofErr w:type="spellStart"/>
      <w:r w:rsidRPr="0039275B">
        <w:rPr>
          <w:rFonts w:eastAsiaTheme="minorEastAsia"/>
        </w:rPr>
        <w:t>VObs</w:t>
      </w:r>
      <w:proofErr w:type="spellEnd"/>
      <w:r w:rsidRPr="0039275B">
        <w:rPr>
          <w:rFonts w:eastAsiaTheme="minorEastAsia"/>
        </w:rPr>
        <w:t xml:space="preserve">. Sur ce graphe, les solutions sont assimilées à des points dont les </w:t>
      </w:r>
      <w:proofErr w:type="spellStart"/>
      <w:r w:rsidRPr="0039275B">
        <w:rPr>
          <w:rFonts w:eastAsiaTheme="minorEastAsia"/>
        </w:rPr>
        <w:t>VObs</w:t>
      </w:r>
      <w:proofErr w:type="spellEnd"/>
      <w:r w:rsidRPr="0039275B">
        <w:rPr>
          <w:rFonts w:eastAsiaTheme="minorEastAsia"/>
        </w:rPr>
        <w:t xml:space="preserve"> sont les coordonnées. Une solution est préférée à une autre si toutes ses variables d’observation ont une valeur également satisfaisante ou plus satisfaisante et si l’une des </w:t>
      </w:r>
      <w:proofErr w:type="spellStart"/>
      <w:r w:rsidRPr="0039275B">
        <w:rPr>
          <w:rFonts w:eastAsiaTheme="minorEastAsia"/>
        </w:rPr>
        <w:t>VObs</w:t>
      </w:r>
      <w:proofErr w:type="spellEnd"/>
      <w:r w:rsidRPr="0039275B">
        <w:rPr>
          <w:rFonts w:eastAsiaTheme="minorEastAsia"/>
        </w:rPr>
        <w:t xml:space="preserve"> est strictement plus satisfaisante : c’est la dominance. </w:t>
      </w:r>
      <w:r>
        <w:rPr>
          <w:rFonts w:eastAsiaTheme="minorEastAsia"/>
        </w:rPr>
        <w:t xml:space="preserve">Si une solution s’avère n’avoir qu’une partie de ses </w:t>
      </w:r>
      <w:proofErr w:type="spellStart"/>
      <w:r>
        <w:rPr>
          <w:rFonts w:eastAsiaTheme="minorEastAsia"/>
        </w:rPr>
        <w:t>VObs</w:t>
      </w:r>
      <w:proofErr w:type="spellEnd"/>
      <w:r>
        <w:rPr>
          <w:rFonts w:eastAsiaTheme="minorEastAsia"/>
        </w:rPr>
        <w:t xml:space="preserve"> qui soit également satisfaisante ou plus satisfaisante que celle d’une autre solution, ces deux solutions sont équivalentes.</w:t>
      </w:r>
    </w:p>
    <w:p w:rsidR="004C100C" w:rsidRDefault="00C039DB" w:rsidP="004C100C">
      <w:pPr>
        <w:keepNext/>
        <w:jc w:val="center"/>
      </w:pPr>
      <w:r w:rsidRPr="00C039DB">
        <w:rPr>
          <w:rFonts w:eastAsiaTheme="minorEastAsia"/>
          <w:noProof/>
          <w:lang w:eastAsia="fr-FR"/>
        </w:rPr>
        <w:drawing>
          <wp:inline distT="0" distB="0" distL="0" distR="0" wp14:anchorId="453353DC" wp14:editId="5D25057F">
            <wp:extent cx="2857500" cy="2152650"/>
            <wp:effectExtent l="0" t="0" r="0" b="0"/>
            <wp:docPr id="5" name="Image 5" descr="N:\Documents\Recherches bibliographiques\300px-Front_paret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Documents\Recherches bibliographiques\300px-Front_pareto.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152650"/>
                    </a:xfrm>
                    <a:prstGeom prst="rect">
                      <a:avLst/>
                    </a:prstGeom>
                    <a:noFill/>
                    <a:ln>
                      <a:noFill/>
                    </a:ln>
                  </pic:spPr>
                </pic:pic>
              </a:graphicData>
            </a:graphic>
          </wp:inline>
        </w:drawing>
      </w:r>
    </w:p>
    <w:p w:rsidR="00C039DB" w:rsidRDefault="004C100C" w:rsidP="004C100C">
      <w:pPr>
        <w:pStyle w:val="Lgende"/>
        <w:jc w:val="center"/>
        <w:rPr>
          <w:rFonts w:eastAsiaTheme="minorEastAsia"/>
        </w:rPr>
      </w:pPr>
      <w:bookmarkStart w:id="49" w:name="_Toc465344406"/>
      <w:r>
        <w:t xml:space="preserve">Figure </w:t>
      </w:r>
      <w:fldSimple w:instr=" SEQ Figure \* ARABIC ">
        <w:r w:rsidR="007F43A3">
          <w:rPr>
            <w:noProof/>
          </w:rPr>
          <w:t>3</w:t>
        </w:r>
      </w:fldSimple>
      <w:r>
        <w:t xml:space="preserve"> : Front de Pareto</w:t>
      </w:r>
      <w:bookmarkEnd w:id="49"/>
    </w:p>
    <w:p w:rsidR="000E10B2" w:rsidRPr="001A7670" w:rsidRDefault="0039275B" w:rsidP="00C47F12">
      <w:pPr>
        <w:ind w:firstLine="426"/>
        <w:jc w:val="both"/>
        <w:rPr>
          <w:rFonts w:eastAsiaTheme="minorEastAsia"/>
        </w:rPr>
      </w:pPr>
      <w:r>
        <w:rPr>
          <w:rFonts w:eastAsiaTheme="minorEastAsia"/>
        </w:rPr>
        <w:t xml:space="preserve">Il existe un certain nombre de solutions qui ne sont pas dominées. </w:t>
      </w:r>
      <w:r w:rsidR="001C6005">
        <w:rPr>
          <w:rFonts w:eastAsiaTheme="minorEastAsia"/>
        </w:rPr>
        <w:t xml:space="preserve">Cet ensemble est nommé Front de Pareto. Cependant, identifier l’ensemble des solutions non dominées ne permet pas de sélectionner une solution particulière. Une fois le front obtenu, le concepteur doit encore faire un choix non formalisé parmi les solutions. </w:t>
      </w:r>
      <w:r w:rsidR="00C47F12">
        <w:rPr>
          <w:rFonts w:eastAsiaTheme="minorEastAsia"/>
        </w:rPr>
        <w:br w:type="page"/>
      </w:r>
    </w:p>
    <w:p w:rsidR="000E10B2" w:rsidRDefault="000E10B2" w:rsidP="00043ECD">
      <w:pPr>
        <w:pStyle w:val="Titre2"/>
      </w:pPr>
      <w:bookmarkStart w:id="50" w:name="_Toc465348416"/>
      <w:r>
        <w:lastRenderedPageBreak/>
        <w:t>Méthodes de sélection multi-objectifs</w:t>
      </w:r>
      <w:bookmarkEnd w:id="50"/>
    </w:p>
    <w:p w:rsidR="000E10B2" w:rsidRDefault="000E10B2" w:rsidP="000E10B2">
      <w:pPr>
        <w:pStyle w:val="Titre3"/>
      </w:pPr>
      <w:bookmarkStart w:id="51" w:name="_Toc465348417"/>
      <w:r>
        <w:t>Méthodes de résolution</w:t>
      </w:r>
      <w:bookmarkEnd w:id="51"/>
    </w:p>
    <w:p w:rsidR="000E10B2" w:rsidRDefault="000E10B2" w:rsidP="005C36CC">
      <w:pPr>
        <w:ind w:firstLine="426"/>
      </w:pPr>
      <w:r>
        <w:t>Il s’agit ici de passer en revue plusieurs méthodes permettant de sélectionner une solution dans un ensemble de solutions.</w:t>
      </w:r>
    </w:p>
    <w:p w:rsidR="000E10B2" w:rsidRDefault="000E10B2" w:rsidP="000E10B2">
      <w:pPr>
        <w:pStyle w:val="Titre4"/>
      </w:pPr>
      <w:r>
        <w:t>Equilibre de Nash</w:t>
      </w:r>
    </w:p>
    <w:p w:rsidR="000E10B2" w:rsidRDefault="000E10B2" w:rsidP="005C36CC">
      <w:pPr>
        <w:ind w:firstLine="426"/>
        <w:jc w:val="both"/>
      </w:pPr>
      <w:r>
        <w:t xml:space="preserve">L’équilibre de Nash fut proposé dans le cadre de la théorie des jeux </w:t>
      </w:r>
      <w:r w:rsidRPr="00B05D14">
        <w:rPr>
          <w:highlight w:val="yellow"/>
        </w:rPr>
        <w:t>[Nash, 1951]</w:t>
      </w:r>
      <w:r>
        <w:t xml:space="preserve">. Le théorème de Nash stipule qu’il existe un point d’équilibre où chaque joueur ne pourra plus améliorer sa position sans dégrader celle des autres : c’est l’équilibre de Nash. Dans un problème </w:t>
      </w:r>
      <w:proofErr w:type="gramStart"/>
      <w:r w:rsidR="00B05D14">
        <w:t>multi-objectif</w:t>
      </w:r>
      <w:r w:rsidR="002404C4">
        <w:t>s</w:t>
      </w:r>
      <w:proofErr w:type="gramEnd"/>
      <w:r>
        <w:t xml:space="preserve">, une </w:t>
      </w:r>
      <w:proofErr w:type="spellStart"/>
      <w:r>
        <w:t>VObs</w:t>
      </w:r>
      <w:proofErr w:type="spellEnd"/>
      <w:r>
        <w:t xml:space="preserve"> est vue comme un joueur et « améliorer sa position » consiste à approcher son but. Chaque </w:t>
      </w:r>
      <w:proofErr w:type="spellStart"/>
      <w:r>
        <w:t>VObs</w:t>
      </w:r>
      <w:proofErr w:type="spellEnd"/>
      <w:r>
        <w:t xml:space="preserve"> est traitée une à une afin d’atteindre son but sans éloigner les autres </w:t>
      </w:r>
      <w:proofErr w:type="spellStart"/>
      <w:r>
        <w:t>VObs</w:t>
      </w:r>
      <w:proofErr w:type="spellEnd"/>
      <w:r>
        <w:t xml:space="preserve"> de leur but respectif. </w:t>
      </w:r>
      <w:r w:rsidR="00B05D14">
        <w:t>L’équilibre de Nash indique qu’une solution peut être atteinte : c’est une position d’équilibre.</w:t>
      </w:r>
      <w:r w:rsidR="00AD1E9B">
        <w:t xml:space="preserve"> Le principal inconvénient </w:t>
      </w:r>
      <w:r w:rsidR="00E71F8C">
        <w:t xml:space="preserve">de l’équilibre de Nash est que la solution d’équilibre n’est pas la meilleure pour chaque </w:t>
      </w:r>
      <w:proofErr w:type="spellStart"/>
      <w:r w:rsidR="00E71F8C">
        <w:t>VObs</w:t>
      </w:r>
      <w:proofErr w:type="spellEnd"/>
      <w:r w:rsidR="00E71F8C">
        <w:t xml:space="preserve"> (il n’y a pas unicité de la solution d’équilibre). Toutefois, cette théorie est intéressante car elle suggère une résolution par coopération et non par confrontation. </w:t>
      </w:r>
    </w:p>
    <w:p w:rsidR="00C44BFA" w:rsidRDefault="00C44BFA" w:rsidP="00C44BFA">
      <w:pPr>
        <w:jc w:val="both"/>
      </w:pPr>
    </w:p>
    <w:p w:rsidR="00C44BFA" w:rsidRDefault="00C44BFA" w:rsidP="00C44BFA">
      <w:pPr>
        <w:pStyle w:val="Titre4"/>
      </w:pPr>
      <w:r>
        <w:t xml:space="preserve">Méthode des </w:t>
      </w:r>
      <w:r w:rsidR="009A0E47">
        <w:t>ε-contraintes</w:t>
      </w:r>
    </w:p>
    <w:p w:rsidR="009A0E47" w:rsidRPr="009A0E47" w:rsidRDefault="009A0E47" w:rsidP="005C36CC">
      <w:pPr>
        <w:ind w:firstLine="426"/>
        <w:jc w:val="both"/>
      </w:pPr>
      <w:r>
        <w:t xml:space="preserve">La méthode des ε-contraintes proposées par </w:t>
      </w:r>
      <w:r w:rsidRPr="007B3E76">
        <w:rPr>
          <w:highlight w:val="yellow"/>
        </w:rPr>
        <w:t>[</w:t>
      </w:r>
      <w:proofErr w:type="spellStart"/>
      <w:r w:rsidRPr="007B3E76">
        <w:rPr>
          <w:highlight w:val="yellow"/>
        </w:rPr>
        <w:t>Haimes</w:t>
      </w:r>
      <w:proofErr w:type="spellEnd"/>
      <w:r w:rsidRPr="007B3E76">
        <w:rPr>
          <w:highlight w:val="yellow"/>
        </w:rPr>
        <w:t>, 1971]</w:t>
      </w:r>
      <w:r>
        <w:t xml:space="preserve"> est le contraire de la méthode précédente. Seul un but est satisfait, les autres buts sont alors transformés en contraintes (transformation en un problème de minimisation). Chaque nouvelle contrainte obtenue se doit d’être inférieure à </w:t>
      </w:r>
      <w:r w:rsidR="006336FB">
        <w:t>un</w:t>
      </w:r>
      <m:oMath>
        <m:sSub>
          <m:sSubPr>
            <m:ctrlPr>
              <w:rPr>
                <w:rFonts w:ascii="Cambria Math" w:hAnsi="Cambria Math"/>
                <w:i/>
              </w:rPr>
            </m:ctrlPr>
          </m:sSubPr>
          <m:e>
            <m:r>
              <w:rPr>
                <w:rFonts w:ascii="Cambria Math" w:hAnsi="Cambria Math"/>
              </w:rPr>
              <m:t xml:space="preserve"> ε</m:t>
            </m:r>
          </m:e>
          <m:sub>
            <m:r>
              <w:rPr>
                <w:rFonts w:ascii="Cambria Math" w:hAnsi="Cambria Math"/>
              </w:rPr>
              <m:t>i</m:t>
            </m:r>
          </m:sub>
        </m:sSub>
      </m:oMath>
      <w:r>
        <w:rPr>
          <w:rFonts w:eastAsiaTheme="minorEastAsia"/>
        </w:rPr>
        <w:t>. La diffic</w:t>
      </w:r>
      <w:proofErr w:type="spellStart"/>
      <w:r>
        <w:rPr>
          <w:rFonts w:eastAsiaTheme="minorEastAsia"/>
        </w:rPr>
        <w:t>ulté</w:t>
      </w:r>
      <w:proofErr w:type="spellEnd"/>
      <w:r>
        <w:rPr>
          <w:rFonts w:eastAsiaTheme="minorEastAsia"/>
        </w:rPr>
        <w:t xml:space="preserve"> de cette méthode résulte dans le choix </w:t>
      </w:r>
      <w:proofErr w:type="gramStart"/>
      <w:r>
        <w:rPr>
          <w:rFonts w:eastAsiaTheme="minorEastAsia"/>
        </w:rPr>
        <w:t xml:space="preserve">des </w:t>
      </w:r>
      <w:proofErr w:type="gramEnd"/>
      <m:oMath>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 Il faut qu’ils soient les plus petits possibles afin de refléter au mieux les problèmes initiaux tout en étant suffisamment grands pour garantir l’existence de solutions au problème et ne pas le sur-con</w:t>
      </w:r>
      <w:proofErr w:type="spellStart"/>
      <w:r>
        <w:rPr>
          <w:rFonts w:eastAsiaTheme="minorEastAsia"/>
        </w:rPr>
        <w:t>traindre</w:t>
      </w:r>
      <w:proofErr w:type="spellEnd"/>
      <w:r>
        <w:rPr>
          <w:rFonts w:eastAsiaTheme="minorEastAsia"/>
        </w:rPr>
        <w:t>. Enfin, le principal inconvénient de cette méthode est que la conversion de buts en contraintes implique une perte d’informations qualitatives : les préférences du concepteur ne sont plus exprimées sous forme de buts.</w:t>
      </w:r>
    </w:p>
    <w:p w:rsidR="00E87D05" w:rsidRDefault="00E87D05" w:rsidP="00E87D05">
      <w:pPr>
        <w:jc w:val="both"/>
      </w:pPr>
    </w:p>
    <w:p w:rsidR="00E87D05" w:rsidRDefault="00E87D05" w:rsidP="00E87D05">
      <w:pPr>
        <w:pStyle w:val="Titre3"/>
      </w:pPr>
      <w:bookmarkStart w:id="52" w:name="_Toc465348418"/>
      <w:r>
        <w:t>Méthodes de classement multi-objectif</w:t>
      </w:r>
      <w:bookmarkEnd w:id="52"/>
    </w:p>
    <w:p w:rsidR="007B3E76" w:rsidRPr="007B3E76" w:rsidRDefault="005D0A0F" w:rsidP="00A03F8D">
      <w:pPr>
        <w:ind w:firstLine="426"/>
        <w:jc w:val="both"/>
      </w:pPr>
      <w:r>
        <w:t>L</w:t>
      </w:r>
      <w:r w:rsidR="007B3E76">
        <w:t>es méthodes présentées ci-dessous visent à établir un classement qui va tenir compte des préférences des concepteurs en vue de la sélection d’une solution.</w:t>
      </w:r>
    </w:p>
    <w:p w:rsidR="00E87D05" w:rsidRDefault="00E87D05" w:rsidP="00142E5D">
      <w:pPr>
        <w:pStyle w:val="Titre4"/>
        <w:numPr>
          <w:ilvl w:val="0"/>
          <w:numId w:val="45"/>
        </w:numPr>
      </w:pPr>
      <w:r>
        <w:t>Système de pointage simple</w:t>
      </w:r>
    </w:p>
    <w:p w:rsidR="00E87D05" w:rsidRDefault="007B3E76" w:rsidP="00A03F8D">
      <w:pPr>
        <w:ind w:firstLine="426"/>
        <w:jc w:val="both"/>
      </w:pPr>
      <w:r>
        <w:t xml:space="preserve">Le système de pointage simple </w:t>
      </w:r>
      <w:r w:rsidRPr="00A3364E">
        <w:rPr>
          <w:highlight w:val="yellow"/>
        </w:rPr>
        <w:t>[</w:t>
      </w:r>
      <w:proofErr w:type="spellStart"/>
      <w:r w:rsidRPr="00A3364E">
        <w:rPr>
          <w:highlight w:val="yellow"/>
        </w:rPr>
        <w:t>LeBel</w:t>
      </w:r>
      <w:proofErr w:type="spellEnd"/>
      <w:r w:rsidRPr="00A3364E">
        <w:rPr>
          <w:highlight w:val="yellow"/>
        </w:rPr>
        <w:t>, 2009]</w:t>
      </w:r>
      <w:r>
        <w:t xml:space="preserve"> </w:t>
      </w:r>
      <w:r w:rsidR="00A3364E">
        <w:t xml:space="preserve">réalise une somme pondérée des notes affectées à chaque attribut. Cette méthode est divisée en trois étapes : </w:t>
      </w:r>
    </w:p>
    <w:p w:rsidR="00A3364E" w:rsidRDefault="00A3364E" w:rsidP="00043ECD">
      <w:pPr>
        <w:pStyle w:val="Paragraphedeliste"/>
        <w:numPr>
          <w:ilvl w:val="0"/>
          <w:numId w:val="5"/>
        </w:numPr>
        <w:ind w:left="709" w:hanging="425"/>
      </w:pPr>
      <w:r>
        <w:t>Etablissement des poids pour chaque attribut</w:t>
      </w:r>
    </w:p>
    <w:p w:rsidR="00A3364E" w:rsidRDefault="00A3364E" w:rsidP="00043ECD">
      <w:pPr>
        <w:pStyle w:val="Paragraphedeliste"/>
        <w:numPr>
          <w:ilvl w:val="0"/>
          <w:numId w:val="5"/>
        </w:numPr>
        <w:ind w:left="709" w:hanging="425"/>
      </w:pPr>
      <w:r>
        <w:t>Etablissement du niveau de satisfaction de la valeur des attributs de chaque solution</w:t>
      </w:r>
    </w:p>
    <w:p w:rsidR="00A3364E" w:rsidRDefault="00A3364E" w:rsidP="00043ECD">
      <w:pPr>
        <w:pStyle w:val="Paragraphedeliste"/>
        <w:numPr>
          <w:ilvl w:val="0"/>
          <w:numId w:val="5"/>
        </w:numPr>
        <w:ind w:left="709" w:hanging="425"/>
      </w:pPr>
      <w:r>
        <w:t>Calcul du pointage de chaque solution</w:t>
      </w:r>
    </w:p>
    <w:p w:rsidR="00A3364E" w:rsidRPr="00E87D05" w:rsidRDefault="00A3364E" w:rsidP="00A03F8D">
      <w:pPr>
        <w:ind w:firstLine="426"/>
        <w:jc w:val="both"/>
      </w:pPr>
      <w:r>
        <w:t xml:space="preserve">Les poids affectés sont choisis sur une échelle de valeur, allant de 1 à 5. De même, le niveau de satisfaction de chaque attribut pour chaque solution est évalué de 1 (très bas) à 10 (très élevé). Le pointage est réalisé en effectuant la somme de chaque niveau de satisfaction multiplié par le poids de l’attribut correspondant. </w:t>
      </w:r>
    </w:p>
    <w:p w:rsidR="00E87D05" w:rsidRDefault="00E87D05" w:rsidP="00E87D05">
      <w:pPr>
        <w:jc w:val="both"/>
      </w:pPr>
    </w:p>
    <w:p w:rsidR="00481DE9" w:rsidRDefault="00481DE9" w:rsidP="00481DE9">
      <w:pPr>
        <w:pStyle w:val="Titre4"/>
      </w:pPr>
      <w:r>
        <w:lastRenderedPageBreak/>
        <w:t>Processus de hiérarchie analytique (AHP)</w:t>
      </w:r>
    </w:p>
    <w:p w:rsidR="00292CC2" w:rsidRDefault="00E83108" w:rsidP="005C36CC">
      <w:pPr>
        <w:ind w:firstLine="426"/>
        <w:jc w:val="both"/>
      </w:pPr>
      <w:r>
        <w:t xml:space="preserve">Le processus de hiérarchie analytique est une méthode de hiérarchie des préférences pour effectuer un classement cardinal entre solutions. L’AHP fut proposé par </w:t>
      </w:r>
      <w:proofErr w:type="spellStart"/>
      <w:r>
        <w:t>Saaty</w:t>
      </w:r>
      <w:proofErr w:type="spellEnd"/>
      <w:r>
        <w:t xml:space="preserve"> à la fin du XXème siècle et est adapté à la décision dans une étude </w:t>
      </w:r>
      <w:proofErr w:type="gramStart"/>
      <w:r>
        <w:t>multi-objectif</w:t>
      </w:r>
      <w:r w:rsidR="00926341">
        <w:t>s</w:t>
      </w:r>
      <w:proofErr w:type="gramEnd"/>
      <w:r>
        <w:t xml:space="preserve"> </w:t>
      </w:r>
      <w:r w:rsidRPr="00926341">
        <w:rPr>
          <w:highlight w:val="yellow"/>
        </w:rPr>
        <w:t>[</w:t>
      </w:r>
      <w:proofErr w:type="spellStart"/>
      <w:r w:rsidRPr="00926341">
        <w:rPr>
          <w:highlight w:val="yellow"/>
        </w:rPr>
        <w:t>Saaty</w:t>
      </w:r>
      <w:proofErr w:type="spellEnd"/>
      <w:r w:rsidRPr="00926341">
        <w:rPr>
          <w:highlight w:val="yellow"/>
        </w:rPr>
        <w:t>, 1990]</w:t>
      </w:r>
      <w:r>
        <w:t>.</w:t>
      </w:r>
      <w:r w:rsidR="006D6EC8">
        <w:t xml:space="preserve"> Pour chaque niveau hiérarchique constitué d’entités, il faut réaliser une matrice de jugement M</w:t>
      </w:r>
      <w:r w:rsidR="00926341">
        <w:t xml:space="preserve"> en c</w:t>
      </w:r>
      <w:r w:rsidR="00292CC2">
        <w:t>omparant chaque paire d’entités.</w:t>
      </w:r>
    </w:p>
    <w:p w:rsidR="00292CC2" w:rsidRDefault="00292CC2" w:rsidP="00292CC2">
      <w:pPr>
        <w:keepNext/>
        <w:jc w:val="center"/>
      </w:pPr>
      <w:r>
        <w:rPr>
          <w:noProof/>
          <w:lang w:eastAsia="fr-FR"/>
        </w:rPr>
        <w:drawing>
          <wp:inline distT="0" distB="0" distL="0" distR="0" wp14:anchorId="7050CC86" wp14:editId="66C32664">
            <wp:extent cx="4517408" cy="1592892"/>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0938" cy="1597663"/>
                    </a:xfrm>
                    <a:prstGeom prst="rect">
                      <a:avLst/>
                    </a:prstGeom>
                  </pic:spPr>
                </pic:pic>
              </a:graphicData>
            </a:graphic>
          </wp:inline>
        </w:drawing>
      </w:r>
    </w:p>
    <w:p w:rsidR="00292CC2" w:rsidRDefault="00292CC2" w:rsidP="00292CC2">
      <w:pPr>
        <w:pStyle w:val="Lgende"/>
        <w:jc w:val="center"/>
      </w:pPr>
      <w:bookmarkStart w:id="53" w:name="_Toc465344407"/>
      <w:r>
        <w:t xml:space="preserve">Figure </w:t>
      </w:r>
      <w:fldSimple w:instr=" SEQ Figure \* ARABIC ">
        <w:r w:rsidR="007F43A3">
          <w:rPr>
            <w:noProof/>
          </w:rPr>
          <w:t>4</w:t>
        </w:r>
      </w:fldSimple>
      <w:r>
        <w:t xml:space="preserve"> : Echelle de comparaison et matrice de jugement</w:t>
      </w:r>
      <w:bookmarkEnd w:id="53"/>
    </w:p>
    <w:p w:rsidR="00481DE9" w:rsidRDefault="00926341" w:rsidP="005C36CC">
      <w:pPr>
        <w:ind w:firstLine="426"/>
        <w:jc w:val="both"/>
      </w:pPr>
      <w:r>
        <w:t xml:space="preserve">Pour chaque paire d’entités, une préférence est exprimée en termes d’importance de l’une par rapport à l’autre. Lorsqu’une entité j est préférée à une entité i, la valeur correspondante dans l’échelle de </w:t>
      </w:r>
      <w:proofErr w:type="spellStart"/>
      <w:r>
        <w:t>Saaty</w:t>
      </w:r>
      <w:proofErr w:type="spellEnd"/>
      <w:r>
        <w:t xml:space="preserve"> est reportée dans la matrice de jugement à la ligne de l’entité préférée et à la colonne de l’entité non préférée. </w:t>
      </w:r>
      <w:r w:rsidR="00B612E5">
        <w:t>La matrice possède une diagonale de 1 puisque chaque entité est également préférée à elle-même. Enfin, chaque élément est inv</w:t>
      </w:r>
      <w:r w:rsidR="00246C4E">
        <w:t>ersé par rapport à la diagonale afin d’obtenir une matrice inverse symétrique.</w:t>
      </w:r>
    </w:p>
    <w:p w:rsidR="00292CC2" w:rsidRDefault="00246C4E" w:rsidP="005C36CC">
      <w:pPr>
        <w:ind w:firstLine="426"/>
        <w:jc w:val="both"/>
      </w:pPr>
      <w:r>
        <w:t xml:space="preserve">Une fois la matrice de jugement établie, il est possible de calculer les priorités de chaque entité par une méthode de normalisation de la matrice </w:t>
      </w:r>
      <w:r w:rsidRPr="00246C4E">
        <w:rPr>
          <w:highlight w:val="yellow"/>
        </w:rPr>
        <w:t>[</w:t>
      </w:r>
      <w:proofErr w:type="spellStart"/>
      <w:r w:rsidRPr="00246C4E">
        <w:rPr>
          <w:highlight w:val="yellow"/>
        </w:rPr>
        <w:t>LeBel</w:t>
      </w:r>
      <w:proofErr w:type="spellEnd"/>
      <w:r w:rsidRPr="00246C4E">
        <w:rPr>
          <w:highlight w:val="yellow"/>
        </w:rPr>
        <w:t>, 2009]</w:t>
      </w:r>
      <w:r w:rsidR="00292CC2">
        <w:t>.</w:t>
      </w:r>
    </w:p>
    <w:p w:rsidR="00246C4E" w:rsidRDefault="00246C4E" w:rsidP="005C36CC">
      <w:pPr>
        <w:ind w:firstLine="426"/>
        <w:jc w:val="both"/>
      </w:pPr>
      <w:r>
        <w:t xml:space="preserve">Chaque colonne est adimensionnée par la somme de ses éléments. Sur la matrice normalisée résultante, la moyenne des éléments est calculée pour chaque ligne. Le vecteur obtenu est enfin lui-même adimensionné par rapport à la somme de ses éléments. Le vecteur final est constitué </w:t>
      </w:r>
      <w:r w:rsidR="00364472">
        <w:t>des priorités de chaque entité.</w:t>
      </w:r>
    </w:p>
    <w:p w:rsidR="00F630CF" w:rsidRDefault="00F630CF" w:rsidP="00F630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imSun" w:eastAsia="SimSun" w:cs="SimSun"/>
          <w:sz w:val="20"/>
          <w:szCs w:val="20"/>
        </w:rPr>
      </w:pPr>
      <w:proofErr w:type="gramStart"/>
      <w:r w:rsidRPr="00485B32">
        <w:rPr>
          <w:rFonts w:ascii="SimSun" w:eastAsia="SimSun" w:cs="SimSun"/>
          <w:b/>
          <w:sz w:val="20"/>
          <w:szCs w:val="20"/>
        </w:rPr>
        <w:t>for</w:t>
      </w:r>
      <w:proofErr w:type="gramEnd"/>
      <w:r>
        <w:rPr>
          <w:rFonts w:ascii="SimSun" w:eastAsia="SimSun" w:cs="SimSun"/>
          <w:sz w:val="20"/>
          <w:szCs w:val="20"/>
        </w:rPr>
        <w:t xml:space="preserve"> colonne</w:t>
      </w:r>
    </w:p>
    <w:p w:rsidR="00F630CF" w:rsidRDefault="00F630CF" w:rsidP="00F630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SimSun" w:eastAsia="SimSun" w:cs="SimSun"/>
          <w:sz w:val="20"/>
          <w:szCs w:val="20"/>
        </w:rPr>
      </w:pPr>
      <w:proofErr w:type="spellStart"/>
      <w:r>
        <w:rPr>
          <w:rFonts w:ascii="SimSun" w:eastAsia="SimSun" w:cs="SimSun"/>
          <w:sz w:val="20"/>
          <w:szCs w:val="20"/>
        </w:rPr>
        <w:t>M_</w:t>
      </w:r>
      <w:proofErr w:type="gramStart"/>
      <w:r>
        <w:rPr>
          <w:rFonts w:ascii="SimSun" w:eastAsia="SimSun" w:cs="SimSun"/>
          <w:sz w:val="20"/>
          <w:szCs w:val="20"/>
        </w:rPr>
        <w:t>norm</w:t>
      </w:r>
      <w:proofErr w:type="spellEnd"/>
      <w:r>
        <w:rPr>
          <w:rFonts w:ascii="SimSun" w:eastAsia="SimSun" w:cs="SimSun"/>
          <w:sz w:val="20"/>
          <w:szCs w:val="20"/>
        </w:rPr>
        <w:t>(</w:t>
      </w:r>
      <w:proofErr w:type="gramEnd"/>
      <w:r>
        <w:rPr>
          <w:rFonts w:ascii="SimSun" w:eastAsia="SimSun" w:cs="SimSun"/>
          <w:sz w:val="20"/>
          <w:szCs w:val="20"/>
        </w:rPr>
        <w:t xml:space="preserve">colonne) </w:t>
      </w:r>
      <w:r>
        <w:rPr>
          <w:rFonts w:ascii="SimSun" w:eastAsia="SimSun" w:cs="SimSun" w:hint="eastAsia"/>
          <w:sz w:val="20"/>
          <w:szCs w:val="20"/>
        </w:rPr>
        <w:t>←</w:t>
      </w:r>
      <w:r>
        <w:rPr>
          <w:rFonts w:ascii="SimSun" w:eastAsia="SimSun" w:cs="SimSun"/>
          <w:sz w:val="20"/>
          <w:szCs w:val="20"/>
        </w:rPr>
        <w:t xml:space="preserve"> M(colonne)/somme(M(colonne))</w:t>
      </w:r>
    </w:p>
    <w:p w:rsidR="00F630CF" w:rsidRPr="00292CC2" w:rsidRDefault="00F630CF" w:rsidP="00F630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imSun" w:eastAsia="SimSun" w:cs="SimSun"/>
          <w:sz w:val="20"/>
          <w:szCs w:val="20"/>
          <w:lang w:val="en-US"/>
        </w:rPr>
      </w:pPr>
      <w:proofErr w:type="gramStart"/>
      <w:r w:rsidRPr="00485B32">
        <w:rPr>
          <w:rFonts w:ascii="SimSun" w:eastAsia="SimSun" w:cs="SimSun"/>
          <w:b/>
          <w:sz w:val="20"/>
          <w:szCs w:val="20"/>
          <w:lang w:val="en-US"/>
        </w:rPr>
        <w:t>end</w:t>
      </w:r>
      <w:proofErr w:type="gramEnd"/>
      <w:r w:rsidRPr="00292CC2">
        <w:rPr>
          <w:rFonts w:ascii="SimSun" w:eastAsia="SimSun" w:cs="SimSun"/>
          <w:sz w:val="20"/>
          <w:szCs w:val="20"/>
          <w:lang w:val="en-US"/>
        </w:rPr>
        <w:t xml:space="preserve"> </w:t>
      </w:r>
      <w:r w:rsidRPr="00485B32">
        <w:rPr>
          <w:rFonts w:ascii="SimSun" w:eastAsia="SimSun" w:cs="SimSun"/>
          <w:b/>
          <w:sz w:val="20"/>
          <w:szCs w:val="20"/>
          <w:lang w:val="en-US"/>
        </w:rPr>
        <w:t>for</w:t>
      </w:r>
    </w:p>
    <w:p w:rsidR="00F630CF" w:rsidRPr="00292CC2" w:rsidRDefault="00F630CF" w:rsidP="00F630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imSun" w:eastAsia="SimSun" w:cs="SimSun"/>
          <w:sz w:val="20"/>
          <w:szCs w:val="20"/>
          <w:lang w:val="en-US"/>
        </w:rPr>
      </w:pPr>
      <w:proofErr w:type="gramStart"/>
      <w:r w:rsidRPr="00485B32">
        <w:rPr>
          <w:rFonts w:ascii="SimSun" w:eastAsia="SimSun" w:cs="SimSun"/>
          <w:b/>
          <w:sz w:val="20"/>
          <w:szCs w:val="20"/>
          <w:lang w:val="en-US"/>
        </w:rPr>
        <w:t>for</w:t>
      </w:r>
      <w:proofErr w:type="gramEnd"/>
      <w:r w:rsidRPr="00292CC2">
        <w:rPr>
          <w:rFonts w:ascii="SimSun" w:eastAsia="SimSun" w:cs="SimSun"/>
          <w:sz w:val="20"/>
          <w:szCs w:val="20"/>
          <w:lang w:val="en-US"/>
        </w:rPr>
        <w:t xml:space="preserve"> </w:t>
      </w:r>
      <w:proofErr w:type="spellStart"/>
      <w:r w:rsidRPr="00292CC2">
        <w:rPr>
          <w:rFonts w:ascii="SimSun" w:eastAsia="SimSun" w:cs="SimSun"/>
          <w:sz w:val="20"/>
          <w:szCs w:val="20"/>
          <w:lang w:val="en-US"/>
        </w:rPr>
        <w:t>ligne</w:t>
      </w:r>
      <w:proofErr w:type="spellEnd"/>
    </w:p>
    <w:p w:rsidR="00F630CF" w:rsidRPr="00127132" w:rsidRDefault="00F630CF" w:rsidP="00F630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SimSun" w:eastAsia="SimSun" w:cs="SimSun"/>
          <w:sz w:val="20"/>
          <w:szCs w:val="20"/>
          <w:lang w:val="en-US"/>
        </w:rPr>
      </w:pPr>
      <w:r w:rsidRPr="00127132">
        <w:rPr>
          <w:rFonts w:ascii="SimSun" w:eastAsia="SimSun" w:cs="SimSun"/>
          <w:sz w:val="20"/>
          <w:szCs w:val="20"/>
          <w:lang w:val="en-US"/>
        </w:rPr>
        <w:t xml:space="preserve">V </w:t>
      </w:r>
      <w:r w:rsidRPr="00127132">
        <w:rPr>
          <w:rFonts w:ascii="SimSun" w:eastAsia="SimSun" w:cs="SimSun" w:hint="eastAsia"/>
          <w:sz w:val="20"/>
          <w:szCs w:val="20"/>
          <w:lang w:val="en-US"/>
        </w:rPr>
        <w:t>←</w:t>
      </w:r>
      <w:r w:rsidRPr="00127132">
        <w:rPr>
          <w:rFonts w:ascii="SimSun" w:eastAsia="SimSun" w:cs="SimSun"/>
          <w:sz w:val="20"/>
          <w:szCs w:val="20"/>
          <w:lang w:val="en-US"/>
        </w:rPr>
        <w:t xml:space="preserve"> </w:t>
      </w:r>
      <w:proofErr w:type="spellStart"/>
      <w:proofErr w:type="gramStart"/>
      <w:r w:rsidRPr="00127132">
        <w:rPr>
          <w:rFonts w:ascii="SimSun" w:eastAsia="SimSun" w:cs="SimSun"/>
          <w:sz w:val="20"/>
          <w:szCs w:val="20"/>
          <w:lang w:val="en-US"/>
        </w:rPr>
        <w:t>moyenne</w:t>
      </w:r>
      <w:proofErr w:type="spellEnd"/>
      <w:r w:rsidRPr="00127132">
        <w:rPr>
          <w:rFonts w:ascii="SimSun" w:eastAsia="SimSun" w:cs="SimSun"/>
          <w:sz w:val="20"/>
          <w:szCs w:val="20"/>
          <w:lang w:val="en-US"/>
        </w:rPr>
        <w:t>(</w:t>
      </w:r>
      <w:proofErr w:type="spellStart"/>
      <w:proofErr w:type="gramEnd"/>
      <w:r w:rsidRPr="00127132">
        <w:rPr>
          <w:rFonts w:ascii="SimSun" w:eastAsia="SimSun" w:cs="SimSun"/>
          <w:sz w:val="20"/>
          <w:szCs w:val="20"/>
          <w:lang w:val="en-US"/>
        </w:rPr>
        <w:t>M_norm</w:t>
      </w:r>
      <w:proofErr w:type="spellEnd"/>
      <w:r w:rsidRPr="00127132">
        <w:rPr>
          <w:rFonts w:ascii="SimSun" w:eastAsia="SimSun" w:cs="SimSun"/>
          <w:sz w:val="20"/>
          <w:szCs w:val="20"/>
          <w:lang w:val="en-US"/>
        </w:rPr>
        <w:t>(</w:t>
      </w:r>
      <w:proofErr w:type="spellStart"/>
      <w:r w:rsidRPr="00127132">
        <w:rPr>
          <w:rFonts w:ascii="SimSun" w:eastAsia="SimSun" w:cs="SimSun"/>
          <w:sz w:val="20"/>
          <w:szCs w:val="20"/>
          <w:lang w:val="en-US"/>
        </w:rPr>
        <w:t>ligne</w:t>
      </w:r>
      <w:proofErr w:type="spellEnd"/>
      <w:r w:rsidRPr="00127132">
        <w:rPr>
          <w:rFonts w:ascii="SimSun" w:eastAsia="SimSun" w:cs="SimSun"/>
          <w:sz w:val="20"/>
          <w:szCs w:val="20"/>
          <w:lang w:val="en-US"/>
        </w:rPr>
        <w:t>))</w:t>
      </w:r>
    </w:p>
    <w:p w:rsidR="00F630CF" w:rsidRPr="00292CC2" w:rsidRDefault="00F630CF" w:rsidP="00F630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imSun" w:eastAsia="SimSun" w:cs="SimSun"/>
          <w:sz w:val="20"/>
          <w:szCs w:val="20"/>
          <w:lang w:val="en-US"/>
        </w:rPr>
      </w:pPr>
      <w:proofErr w:type="gramStart"/>
      <w:r w:rsidRPr="00485B32">
        <w:rPr>
          <w:rFonts w:ascii="SimSun" w:eastAsia="SimSun" w:cs="SimSun"/>
          <w:b/>
          <w:sz w:val="20"/>
          <w:szCs w:val="20"/>
          <w:lang w:val="en-US"/>
        </w:rPr>
        <w:t>end</w:t>
      </w:r>
      <w:proofErr w:type="gramEnd"/>
      <w:r w:rsidRPr="00292CC2">
        <w:rPr>
          <w:rFonts w:ascii="SimSun" w:eastAsia="SimSun" w:cs="SimSun"/>
          <w:sz w:val="20"/>
          <w:szCs w:val="20"/>
          <w:lang w:val="en-US"/>
        </w:rPr>
        <w:t xml:space="preserve"> </w:t>
      </w:r>
      <w:r w:rsidRPr="00485B32">
        <w:rPr>
          <w:rFonts w:ascii="SimSun" w:eastAsia="SimSun" w:cs="SimSun"/>
          <w:b/>
          <w:sz w:val="20"/>
          <w:szCs w:val="20"/>
          <w:lang w:val="en-US"/>
        </w:rPr>
        <w:t>for</w:t>
      </w:r>
    </w:p>
    <w:p w:rsidR="00F630CF" w:rsidRDefault="00F630CF" w:rsidP="00F630CF">
      <w:pPr>
        <w:pBdr>
          <w:top w:val="single" w:sz="4" w:space="1" w:color="auto"/>
          <w:left w:val="single" w:sz="4" w:space="4" w:color="auto"/>
          <w:bottom w:val="single" w:sz="4" w:space="1" w:color="auto"/>
          <w:right w:val="single" w:sz="4" w:space="4" w:color="auto"/>
        </w:pBdr>
      </w:pPr>
      <w:proofErr w:type="spellStart"/>
      <w:r>
        <w:rPr>
          <w:rFonts w:ascii="SimSun" w:eastAsia="SimSun" w:cs="SimSun"/>
          <w:sz w:val="20"/>
          <w:szCs w:val="20"/>
        </w:rPr>
        <w:t>V_priorites</w:t>
      </w:r>
      <w:proofErr w:type="spellEnd"/>
      <w:r>
        <w:rPr>
          <w:rFonts w:ascii="SimSun" w:eastAsia="SimSun" w:cs="SimSun"/>
          <w:sz w:val="20"/>
          <w:szCs w:val="20"/>
        </w:rPr>
        <w:t xml:space="preserve"> </w:t>
      </w:r>
      <w:r>
        <w:rPr>
          <w:rFonts w:ascii="SimSun" w:eastAsia="SimSun" w:cs="SimSun" w:hint="eastAsia"/>
          <w:sz w:val="20"/>
          <w:szCs w:val="20"/>
        </w:rPr>
        <w:t>←</w:t>
      </w:r>
      <w:r>
        <w:rPr>
          <w:rFonts w:ascii="SimSun" w:eastAsia="SimSun" w:cs="SimSun"/>
          <w:sz w:val="20"/>
          <w:szCs w:val="20"/>
        </w:rPr>
        <w:t xml:space="preserve"> V/somme(V)</w:t>
      </w:r>
    </w:p>
    <w:p w:rsidR="00364472" w:rsidRDefault="00364472" w:rsidP="005C36CC">
      <w:pPr>
        <w:ind w:firstLine="426"/>
        <w:jc w:val="both"/>
      </w:pPr>
      <w:r>
        <w:t>Cependant</w:t>
      </w:r>
      <w:r w:rsidR="00EF6332">
        <w:t xml:space="preserve">, la matrice de jugement est soumise aux préférences du concepteur et celui-ci peut proposer des préférences incohérentes ou mal utiliser l’échelle de comparaison. Le calcul du ratio de cohérence permet de s’assurer que la matrice de jugement respecte un niveau de cohérence minimum : </w:t>
      </w:r>
    </w:p>
    <w:p w:rsidR="00EF6332" w:rsidRPr="00EF6332" w:rsidRDefault="00EF6332" w:rsidP="00EF6332">
      <w:pPr>
        <w:jc w:val="both"/>
        <w:rPr>
          <w:rFonts w:eastAsiaTheme="minorEastAsia"/>
        </w:rPr>
      </w:pPr>
      <m:oMathPara>
        <m:oMathParaPr>
          <m:jc m:val="center"/>
        </m:oMathParaPr>
        <m:oMath>
          <m:r>
            <w:rPr>
              <w:rFonts w:ascii="Cambria Math" w:hAnsi="Cambria Math"/>
            </w:rPr>
            <m:t>RC=</m:t>
          </m:r>
          <m:f>
            <m:fPr>
              <m:ctrlPr>
                <w:rPr>
                  <w:rFonts w:ascii="Cambria Math" w:hAnsi="Cambria Math"/>
                  <w:i/>
                </w:rPr>
              </m:ctrlPr>
            </m:fPr>
            <m:num>
              <m:r>
                <w:rPr>
                  <w:rFonts w:ascii="Cambria Math" w:hAnsi="Cambria Math"/>
                </w:rPr>
                <m:t>IC</m:t>
              </m:r>
            </m:num>
            <m:den>
              <m:r>
                <w:rPr>
                  <w:rFonts w:ascii="Cambria Math" w:hAnsi="Cambria Math"/>
                </w:rPr>
                <m:t>IA</m:t>
              </m:r>
            </m:den>
          </m:f>
          <m:r>
            <w:rPr>
              <w:rFonts w:ascii="Cambria Math" w:hAnsi="Cambria Math"/>
            </w:rPr>
            <m:t xml:space="preserve"> où </m:t>
          </m:r>
        </m:oMath>
      </m:oMathPara>
    </w:p>
    <w:p w:rsidR="00FD3284" w:rsidRPr="00FD3284" w:rsidRDefault="00FD3284" w:rsidP="00EF6332">
      <w:pPr>
        <w:jc w:val="both"/>
        <w:rPr>
          <w:rFonts w:eastAsiaTheme="minorEastAsia"/>
        </w:rPr>
      </w:pPr>
      <m:oMathPara>
        <m:oMathParaPr>
          <m:jc m:val="center"/>
        </m:oMathParaPr>
        <m:oMath>
          <m:r>
            <w:rPr>
              <w:rFonts w:ascii="Cambria Math" w:hAnsi="Cambria Math"/>
            </w:rPr>
            <m:t>IC=</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num>
            <m:den>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-1</m:t>
              </m:r>
            </m:den>
          </m:f>
          <m:r>
            <w:rPr>
              <w:rFonts w:ascii="Cambria Math" w:eastAsiaTheme="minorEastAsia" w:hAnsi="Cambria Math"/>
            </w:rPr>
            <m:t xml:space="preserve"> avec </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eastAsiaTheme="minorEastAsia" w:hAnsi="Cambria Math"/>
            </w:rPr>
            <m:t xml:space="preserve"> la plus grande valeur propre de M, </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eastAsiaTheme="minorEastAsia" w:hAnsi="Cambria Math"/>
            </w:rPr>
            <m:t xml:space="preserve"> le nombre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 xml:space="preserve">entités </m:t>
          </m:r>
        </m:oMath>
      </m:oMathPara>
    </w:p>
    <w:p w:rsidR="00EF6332" w:rsidRPr="00C431F5" w:rsidRDefault="00EF6332" w:rsidP="00EF6332">
      <w:pPr>
        <w:jc w:val="both"/>
        <w:rPr>
          <w:rFonts w:eastAsiaTheme="minorEastAsia"/>
        </w:rPr>
      </w:pPr>
      <m:oMathPara>
        <m:oMath>
          <m:r>
            <w:rPr>
              <w:rFonts w:ascii="Cambria Math" w:eastAsiaTheme="minorEastAsia" w:hAnsi="Cambria Math"/>
            </w:rPr>
            <w:lastRenderedPageBreak/>
            <m:t>considérées pour M et IA un index aléatoire répertorié dans une table</m:t>
          </m:r>
        </m:oMath>
      </m:oMathPara>
    </w:p>
    <w:p w:rsidR="001F6C7F" w:rsidRDefault="001F6C7F" w:rsidP="001F6C7F">
      <w:pPr>
        <w:keepNext/>
        <w:jc w:val="center"/>
      </w:pPr>
      <w:r>
        <w:rPr>
          <w:noProof/>
          <w:lang w:eastAsia="fr-FR"/>
        </w:rPr>
        <w:drawing>
          <wp:inline distT="0" distB="0" distL="0" distR="0" wp14:anchorId="67A4B1F4" wp14:editId="344BBF7F">
            <wp:extent cx="5760720" cy="4064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6400"/>
                    </a:xfrm>
                    <a:prstGeom prst="rect">
                      <a:avLst/>
                    </a:prstGeom>
                  </pic:spPr>
                </pic:pic>
              </a:graphicData>
            </a:graphic>
          </wp:inline>
        </w:drawing>
      </w:r>
    </w:p>
    <w:p w:rsidR="001F6C7F" w:rsidRDefault="001F6C7F" w:rsidP="001F6C7F">
      <w:pPr>
        <w:pStyle w:val="Lgende"/>
        <w:jc w:val="center"/>
        <w:rPr>
          <w:rFonts w:eastAsiaTheme="minorEastAsia"/>
        </w:rPr>
      </w:pPr>
      <w:bookmarkStart w:id="54" w:name="_Toc465344408"/>
      <w:r>
        <w:t xml:space="preserve">Figure </w:t>
      </w:r>
      <w:fldSimple w:instr=" SEQ Figure \* ARABIC ">
        <w:r w:rsidR="007F43A3">
          <w:rPr>
            <w:noProof/>
          </w:rPr>
          <w:t>5</w:t>
        </w:r>
      </w:fldSimple>
      <w:r>
        <w:t xml:space="preserve"> : Indices aléatoires proposés par </w:t>
      </w:r>
      <w:proofErr w:type="spellStart"/>
      <w:r>
        <w:t>Saaty</w:t>
      </w:r>
      <w:bookmarkEnd w:id="54"/>
      <w:proofErr w:type="spellEnd"/>
    </w:p>
    <w:p w:rsidR="002A2DC6" w:rsidRDefault="00C431F5" w:rsidP="005C36CC">
      <w:pPr>
        <w:ind w:firstLine="426"/>
        <w:jc w:val="both"/>
        <w:rPr>
          <w:rFonts w:eastAsiaTheme="minorEastAsia"/>
        </w:rPr>
      </w:pPr>
      <w:r>
        <w:rPr>
          <w:rFonts w:eastAsiaTheme="minorEastAsia"/>
        </w:rPr>
        <w:t xml:space="preserve">RC correspond en fait à la probabilité que l’utilisateur ait rempli la matrice de jugement de manière totalement aléatoire. Le seuil proposé par </w:t>
      </w:r>
      <w:proofErr w:type="spellStart"/>
      <w:r>
        <w:rPr>
          <w:rFonts w:eastAsiaTheme="minorEastAsia"/>
        </w:rPr>
        <w:t>Saaty</w:t>
      </w:r>
      <w:proofErr w:type="spellEnd"/>
      <w:r>
        <w:rPr>
          <w:rFonts w:eastAsiaTheme="minorEastAsia"/>
        </w:rPr>
        <w:t xml:space="preserve"> est de 10% au-dessous duquel doit se situer le ratio pour considérer que la matrice de jugement est cohérente.</w:t>
      </w:r>
      <w:r w:rsidR="002A2DC6">
        <w:rPr>
          <w:rFonts w:eastAsiaTheme="minorEastAsia"/>
        </w:rPr>
        <w:t xml:space="preserve"> Cependant, </w:t>
      </w:r>
      <w:proofErr w:type="spellStart"/>
      <w:r w:rsidR="002A2DC6">
        <w:rPr>
          <w:rFonts w:eastAsiaTheme="minorEastAsia"/>
        </w:rPr>
        <w:t>Saaty</w:t>
      </w:r>
      <w:proofErr w:type="spellEnd"/>
      <w:r w:rsidR="002A2DC6">
        <w:rPr>
          <w:rFonts w:eastAsiaTheme="minorEastAsia"/>
        </w:rPr>
        <w:t xml:space="preserve"> souligne que cette solution ne convient qu’à un problème de 7 entités ou moins. Au-delà, la matrice de jugement M est de moins en moins cohérente. Il apparait nécessaire d’utiliser d’autres méthodes pour comparer plus de sept solutions simultanément.</w:t>
      </w:r>
    </w:p>
    <w:p w:rsidR="00F71D1A" w:rsidRDefault="00F71D1A" w:rsidP="00F71D1A">
      <w:pPr>
        <w:jc w:val="both"/>
      </w:pPr>
    </w:p>
    <w:p w:rsidR="00F71D1A" w:rsidRDefault="006336FB" w:rsidP="00043ECD">
      <w:pPr>
        <w:pStyle w:val="Titre2"/>
      </w:pPr>
      <w:bookmarkStart w:id="55" w:name="_Toc465348419"/>
      <w:r>
        <w:t>Les méthodes d’optimisation</w:t>
      </w:r>
      <w:bookmarkEnd w:id="55"/>
      <w:r w:rsidR="00722861">
        <w:t xml:space="preserve"> </w:t>
      </w:r>
    </w:p>
    <w:p w:rsidR="00DA22EC" w:rsidRDefault="00EC2FC3" w:rsidP="005C36CC">
      <w:pPr>
        <w:ind w:firstLine="426"/>
        <w:jc w:val="both"/>
      </w:pPr>
      <w:r>
        <w:t xml:space="preserve">Une fois le problème posé, il faut maintenant évoquer la résolution numérique afin d’établir en pratique une solution préférée. Deux notions sont à distinguer : </w:t>
      </w:r>
    </w:p>
    <w:p w:rsidR="00EC2FC3" w:rsidRDefault="00EC2FC3" w:rsidP="00043ECD">
      <w:pPr>
        <w:pStyle w:val="Paragraphedeliste"/>
        <w:numPr>
          <w:ilvl w:val="0"/>
          <w:numId w:val="11"/>
        </w:numPr>
        <w:ind w:left="709" w:hanging="425"/>
        <w:jc w:val="both"/>
      </w:pPr>
      <w:r>
        <w:t>Le choix qui correspond à la sélection d’une solution parmi un nombre fini de candidats</w:t>
      </w:r>
    </w:p>
    <w:p w:rsidR="00EC2FC3" w:rsidRDefault="00EC2FC3" w:rsidP="00043ECD">
      <w:pPr>
        <w:pStyle w:val="Paragraphedeliste"/>
        <w:numPr>
          <w:ilvl w:val="0"/>
          <w:numId w:val="11"/>
        </w:numPr>
        <w:ind w:left="709" w:hanging="425"/>
        <w:jc w:val="both"/>
      </w:pPr>
      <w:r>
        <w:t>L’optimisation qui génère des solutions candidates et en sélectionne une, préférée par rapport aux autres.</w:t>
      </w:r>
      <w:r w:rsidR="000174DA">
        <w:t xml:space="preserve"> L’optimisation est une activité de choix en conception portant sur un très grand nombre de solutions. </w:t>
      </w:r>
    </w:p>
    <w:p w:rsidR="00B05A10" w:rsidRDefault="000174DA" w:rsidP="005C36CC">
      <w:pPr>
        <w:ind w:firstLine="426"/>
        <w:jc w:val="both"/>
      </w:pPr>
      <w:r>
        <w:t xml:space="preserve">En application du raisonnement à partir de modèles (MBR), les variables d’observations se trouvent en sortie du modèle dont les variables d’entrées sont les variables de conception (dimensions, type de composant, flux, énergie …). D’après les paragraphes précédents, il était possible de modéliser une solution candidate par des variables d’observation ou des variables d’interprétation auxquelles s’ajoute maintenant l’espace des variables de conception. Réaliser une optimisation de produit en conception revient donc à identifier un vecteur de variables de conception permettant d’obtenir des variables d’observation satisfaisantes au problème d’aide à la décision. </w:t>
      </w:r>
      <w:r w:rsidR="00105B49">
        <w:t>Chaque variable de conception est associé</w:t>
      </w:r>
      <w:r w:rsidR="005D0A0F">
        <w:t>e</w:t>
      </w:r>
      <w:r w:rsidR="00105B49">
        <w:t xml:space="preserve"> à un domaine de valeurs qui représente l’étendue et l’incertitude. L’ensemble des domaines de valeur constitue l’espace de conception dans lequel chaque point est une solution candidate. </w:t>
      </w:r>
      <w:r w:rsidR="00643DD8">
        <w:t xml:space="preserve">La </w:t>
      </w:r>
      <w:r w:rsidR="00105B49">
        <w:t xml:space="preserve">méthode d’optimisation </w:t>
      </w:r>
      <w:r w:rsidR="00643DD8">
        <w:t xml:space="preserve">procède par opérations mathématiques et/ou logiques pour identifier l’optimum d’une fonction-objectif. Lorsque cet optimum est atteint, </w:t>
      </w:r>
      <w:r w:rsidR="00105B49">
        <w:t>c’est la convergence.</w:t>
      </w:r>
      <w:r w:rsidR="00B05A10">
        <w:t xml:space="preserve"> Les qualités d’une méthode d’optimisation sont les suivantes : </w:t>
      </w:r>
    </w:p>
    <w:p w:rsidR="00B05A10" w:rsidRDefault="00B05A10" w:rsidP="00043ECD">
      <w:pPr>
        <w:pStyle w:val="Paragraphedeliste"/>
        <w:numPr>
          <w:ilvl w:val="0"/>
          <w:numId w:val="16"/>
        </w:numPr>
        <w:ind w:left="709" w:hanging="425"/>
        <w:jc w:val="both"/>
      </w:pPr>
      <w:r>
        <w:t xml:space="preserve">Capacité à traiter des fonctions </w:t>
      </w:r>
      <w:proofErr w:type="gramStart"/>
      <w:r>
        <w:t>objectifs</w:t>
      </w:r>
      <w:proofErr w:type="gramEnd"/>
      <w:r>
        <w:t xml:space="preserve"> non linéaires, non dérivables et </w:t>
      </w:r>
      <w:proofErr w:type="spellStart"/>
      <w:r>
        <w:t>multi-modales</w:t>
      </w:r>
      <w:proofErr w:type="spellEnd"/>
    </w:p>
    <w:p w:rsidR="00B05A10" w:rsidRDefault="00B05A10" w:rsidP="00043ECD">
      <w:pPr>
        <w:pStyle w:val="Paragraphedeliste"/>
        <w:numPr>
          <w:ilvl w:val="0"/>
          <w:numId w:val="16"/>
        </w:numPr>
        <w:ind w:left="709" w:hanging="425"/>
        <w:jc w:val="both"/>
      </w:pPr>
      <w:r>
        <w:t>Facilité d’utilisation</w:t>
      </w:r>
    </w:p>
    <w:p w:rsidR="00B05A10" w:rsidRDefault="00B05A10" w:rsidP="00043ECD">
      <w:pPr>
        <w:pStyle w:val="Paragraphedeliste"/>
        <w:numPr>
          <w:ilvl w:val="0"/>
          <w:numId w:val="16"/>
        </w:numPr>
        <w:ind w:left="709" w:hanging="425"/>
        <w:jc w:val="both"/>
      </w:pPr>
      <w:r>
        <w:t>Bon taux de convergence</w:t>
      </w:r>
    </w:p>
    <w:p w:rsidR="00B05A10" w:rsidRDefault="00B05A10" w:rsidP="005C36CC">
      <w:pPr>
        <w:ind w:firstLine="426"/>
        <w:jc w:val="both"/>
      </w:pPr>
      <w:r>
        <w:t xml:space="preserve">En optimisation, la notion d’échelle est importante. Deux types d’optimisation sont alors distingués : </w:t>
      </w:r>
    </w:p>
    <w:p w:rsidR="00B05A10" w:rsidRDefault="00B05A10" w:rsidP="00043ECD">
      <w:pPr>
        <w:pStyle w:val="Paragraphedeliste"/>
        <w:numPr>
          <w:ilvl w:val="0"/>
          <w:numId w:val="17"/>
        </w:numPr>
        <w:ind w:left="709" w:hanging="425"/>
        <w:jc w:val="both"/>
      </w:pPr>
      <w:r>
        <w:t>L’optimisation locale qui identifie un optimum proche d’un point connu de la fonction objectif</w:t>
      </w:r>
    </w:p>
    <w:p w:rsidR="00B05A10" w:rsidRDefault="00B05A10" w:rsidP="00043ECD">
      <w:pPr>
        <w:pStyle w:val="Paragraphedeliste"/>
        <w:numPr>
          <w:ilvl w:val="0"/>
          <w:numId w:val="17"/>
        </w:numPr>
        <w:ind w:left="709" w:hanging="425"/>
        <w:jc w:val="both"/>
      </w:pPr>
      <w:r>
        <w:t>L’optimisation globale qui identifie l’optimum à l’échelle de l’ensemble de l’espace de conception</w:t>
      </w:r>
    </w:p>
    <w:p w:rsidR="000174DA" w:rsidRDefault="003E23D1" w:rsidP="005C36CC">
      <w:pPr>
        <w:ind w:firstLine="426"/>
        <w:jc w:val="both"/>
      </w:pPr>
      <w:r>
        <w:lastRenderedPageBreak/>
        <w:t>Les principales méthodes d’optimisation peuvent être classées en trois catégories </w:t>
      </w:r>
      <w:r w:rsidR="00D61E04" w:rsidRPr="00D61E04">
        <w:rPr>
          <w:highlight w:val="yellow"/>
        </w:rPr>
        <w:t>[</w:t>
      </w:r>
      <w:proofErr w:type="spellStart"/>
      <w:r w:rsidR="00D61E04" w:rsidRPr="00D61E04">
        <w:rPr>
          <w:highlight w:val="yellow"/>
        </w:rPr>
        <w:t>Cabodevilla</w:t>
      </w:r>
      <w:proofErr w:type="spellEnd"/>
      <w:proofErr w:type="gramStart"/>
      <w:r w:rsidR="00D61E04" w:rsidRPr="00D61E04">
        <w:rPr>
          <w:highlight w:val="yellow"/>
        </w:rPr>
        <w:t>, ]</w:t>
      </w:r>
      <w:proofErr w:type="gramEnd"/>
      <w:r>
        <w:t xml:space="preserve">: </w:t>
      </w:r>
    </w:p>
    <w:p w:rsidR="003E23D1" w:rsidRDefault="00C51811" w:rsidP="00043ECD">
      <w:pPr>
        <w:pStyle w:val="Paragraphedeliste"/>
        <w:numPr>
          <w:ilvl w:val="0"/>
          <w:numId w:val="18"/>
        </w:numPr>
        <w:ind w:left="709" w:hanging="425"/>
        <w:jc w:val="both"/>
      </w:pPr>
      <w:r>
        <w:t>Les méthodes déterministes</w:t>
      </w:r>
      <w:r w:rsidR="003E23D1">
        <w:t xml:space="preserve"> qui </w:t>
      </w:r>
      <w:r>
        <w:t>évalu</w:t>
      </w:r>
      <w:r w:rsidR="003E23D1">
        <w:t>ent le point de calcul suivant en fonction des caractéristiques de la fonction au point considéré</w:t>
      </w:r>
    </w:p>
    <w:p w:rsidR="003E23D1" w:rsidRDefault="00D61E04" w:rsidP="00043ECD">
      <w:pPr>
        <w:pStyle w:val="Paragraphedeliste"/>
        <w:numPr>
          <w:ilvl w:val="0"/>
          <w:numId w:val="18"/>
        </w:numPr>
        <w:ind w:left="709" w:hanging="425"/>
        <w:jc w:val="both"/>
      </w:pPr>
      <w:r>
        <w:t>Les méthodes stochastiques qui intègrent une part de hasard dans le choix du point de calcul suivant</w:t>
      </w:r>
    </w:p>
    <w:p w:rsidR="00D61E04" w:rsidRDefault="00D61E04" w:rsidP="00043ECD">
      <w:pPr>
        <w:pStyle w:val="Paragraphedeliste"/>
        <w:numPr>
          <w:ilvl w:val="0"/>
          <w:numId w:val="18"/>
        </w:numPr>
        <w:ind w:left="709" w:hanging="425"/>
        <w:jc w:val="both"/>
      </w:pPr>
      <w:r>
        <w:t>L’énumération qui consiste à discrétiser l’espace engendré par le vecteur à optimiser et à calculer l’ensemble des possibilités</w:t>
      </w:r>
    </w:p>
    <w:p w:rsidR="00D61E04" w:rsidRDefault="00D61E04" w:rsidP="00D61E04">
      <w:pPr>
        <w:jc w:val="both"/>
      </w:pPr>
    </w:p>
    <w:p w:rsidR="00D61E04" w:rsidRDefault="00D61E04" w:rsidP="005C36CC">
      <w:pPr>
        <w:ind w:firstLine="426"/>
        <w:jc w:val="both"/>
      </w:pPr>
      <w:r>
        <w:t xml:space="preserve">Les méthodes d’optimisation peuvent être évaluées et comparées selon certains critères : </w:t>
      </w:r>
    </w:p>
    <w:p w:rsidR="00D61E04" w:rsidRDefault="00D61E04" w:rsidP="00043ECD">
      <w:pPr>
        <w:pStyle w:val="Paragraphedeliste"/>
        <w:numPr>
          <w:ilvl w:val="0"/>
          <w:numId w:val="19"/>
        </w:numPr>
        <w:ind w:left="709" w:hanging="425"/>
        <w:jc w:val="both"/>
      </w:pPr>
      <w:r>
        <w:t>La robustesse qui est l’aptitude de la méthode à converger vers un minimum global sans être perturbé</w:t>
      </w:r>
      <w:r w:rsidR="005D0A0F">
        <w:t>e</w:t>
      </w:r>
      <w:r>
        <w:t xml:space="preserve"> par des minima locaux</w:t>
      </w:r>
    </w:p>
    <w:p w:rsidR="00D61E04" w:rsidRDefault="00D61E04" w:rsidP="00043ECD">
      <w:pPr>
        <w:pStyle w:val="Paragraphedeliste"/>
        <w:numPr>
          <w:ilvl w:val="0"/>
          <w:numId w:val="19"/>
        </w:numPr>
        <w:ind w:left="709" w:hanging="425"/>
        <w:jc w:val="both"/>
      </w:pPr>
      <w:r>
        <w:t>La vitesse, mesurée en nombre d’itération</w:t>
      </w:r>
      <w:r w:rsidR="005D0A0F">
        <w:t>s</w:t>
      </w:r>
      <w:r>
        <w:t xml:space="preserve"> sur la fonction objectif</w:t>
      </w:r>
    </w:p>
    <w:p w:rsidR="00D61E04" w:rsidRDefault="00D61E04" w:rsidP="00043ECD">
      <w:pPr>
        <w:pStyle w:val="Paragraphedeliste"/>
        <w:numPr>
          <w:ilvl w:val="0"/>
          <w:numId w:val="19"/>
        </w:numPr>
        <w:ind w:left="709" w:hanging="425"/>
        <w:jc w:val="both"/>
      </w:pPr>
      <w:r>
        <w:t>La globalité du minimum</w:t>
      </w:r>
    </w:p>
    <w:p w:rsidR="00DA22EC" w:rsidRDefault="00DA22EC" w:rsidP="00105B49">
      <w:pPr>
        <w:jc w:val="both"/>
      </w:pPr>
    </w:p>
    <w:p w:rsidR="00105B49" w:rsidRDefault="00105B49" w:rsidP="00353788">
      <w:pPr>
        <w:pStyle w:val="Titre3"/>
        <w:numPr>
          <w:ilvl w:val="0"/>
          <w:numId w:val="63"/>
        </w:numPr>
      </w:pPr>
      <w:bookmarkStart w:id="56" w:name="_Toc465348420"/>
      <w:r>
        <w:t>Les méthodes déterministes</w:t>
      </w:r>
      <w:bookmarkEnd w:id="56"/>
    </w:p>
    <w:p w:rsidR="00DA22EC" w:rsidRDefault="00070DC0" w:rsidP="005C36CC">
      <w:pPr>
        <w:ind w:firstLine="426"/>
        <w:jc w:val="both"/>
      </w:pPr>
      <w:r>
        <w:t xml:space="preserve">Les méthodes déterministes usuelles nécessitent la définition d’une fonction </w:t>
      </w:r>
      <w:proofErr w:type="gramStart"/>
      <w:r>
        <w:t>objectif</w:t>
      </w:r>
      <w:proofErr w:type="gramEnd"/>
      <w:r>
        <w:t> : le modèle du produit incluant éventuellement des préférences formalisées. Ce modèle admet des variables de conception en entrée et une variable en sortie qui correspond à l’agrégation des variables d’interprétation entre elles</w:t>
      </w:r>
      <w:r w:rsidR="00F90502">
        <w:t>, notée VSA</w:t>
      </w:r>
      <w:r>
        <w:t>.</w:t>
      </w:r>
      <w:r w:rsidR="00C426DA">
        <w:t xml:space="preserve"> </w:t>
      </w:r>
    </w:p>
    <w:p w:rsidR="009F51DE" w:rsidRDefault="00C426DA" w:rsidP="005C36CC">
      <w:pPr>
        <w:ind w:firstLine="426"/>
        <w:jc w:val="both"/>
      </w:pPr>
      <w:r>
        <w:t xml:space="preserve">Ces méthodes usent d’outils mathématiques, en particulier la continuité et la dérivabilité au premier et/ou second ordre pour trouver l’optimum de la fonction objectif. </w:t>
      </w:r>
      <w:r w:rsidR="009F51DE">
        <w:t xml:space="preserve">Ainsi est générée la solution de conception préférée. Si ces méthodes sont relativement rapides en temps de calcul, elles sont limitées à certaines fonctions </w:t>
      </w:r>
      <w:proofErr w:type="gramStart"/>
      <w:r w:rsidR="009F51DE">
        <w:t>objectifs</w:t>
      </w:r>
      <w:proofErr w:type="gramEnd"/>
      <w:r w:rsidR="009F51DE">
        <w:t xml:space="preserve">, en particulier des fonctions linéaires, dérivables et convexes. Elles nécessitent généralement une solution de référence pour débuter l’optimisation et il arrive que la solution optimale générée soit proche de la solution de référence sans pour autant être la meilleure solution possible : c’est l’optimisation locale puisque l’algorithme d’optimisation n’a convergé que dans une zone locale de la fonction objectif. </w:t>
      </w:r>
    </w:p>
    <w:p w:rsidR="00C426DA" w:rsidRDefault="009F51DE" w:rsidP="005C36CC">
      <w:pPr>
        <w:ind w:firstLine="426"/>
        <w:jc w:val="both"/>
      </w:pPr>
      <w:r>
        <w:t>Les méthodes déterministes les plus utilisées seront décrites ci</w:t>
      </w:r>
      <w:r w:rsidR="009E0FD2">
        <w:t xml:space="preserve">-dessous (liste non exhaustive) </w:t>
      </w:r>
    </w:p>
    <w:p w:rsidR="00976E8E" w:rsidRDefault="00976E8E" w:rsidP="00142E5D">
      <w:pPr>
        <w:pStyle w:val="Titre4"/>
        <w:numPr>
          <w:ilvl w:val="0"/>
          <w:numId w:val="46"/>
        </w:numPr>
      </w:pPr>
      <w:r>
        <w:t>Sans contraintes</w:t>
      </w:r>
    </w:p>
    <w:p w:rsidR="00DC3970" w:rsidRDefault="00DC3970" w:rsidP="005C36CC">
      <w:pPr>
        <w:ind w:firstLine="426"/>
        <w:jc w:val="both"/>
      </w:pPr>
      <w:r>
        <w:t xml:space="preserve">Soit le problème d’optimisation sans contraintes suivant : </w:t>
      </w:r>
    </w:p>
    <w:p w:rsidR="00DC3970" w:rsidRPr="00DC3970" w:rsidRDefault="003F2299" w:rsidP="00A63442">
      <w:pPr>
        <w:jc w:val="both"/>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x</m:t>
                  </m:r>
                </m:lim>
              </m:limLow>
            </m:fName>
            <m:e>
              <m:r>
                <w:rPr>
                  <w:rFonts w:ascii="Cambria Math" w:hAnsi="Cambria Math"/>
                </w:rPr>
                <m:t>f(x)</m:t>
              </m:r>
            </m:e>
          </m:func>
        </m:oMath>
      </m:oMathPara>
    </w:p>
    <w:p w:rsidR="00A63442" w:rsidRDefault="00DC3970" w:rsidP="00A63442">
      <w:pPr>
        <w:jc w:val="both"/>
        <w:rPr>
          <w:rFonts w:eastAsiaTheme="minorEastAsia"/>
        </w:rPr>
      </w:pPr>
      <w:r>
        <w:rPr>
          <w:rFonts w:eastAsiaTheme="minorEastAsia"/>
        </w:rPr>
        <w:t xml:space="preserve">Avec f une fonction continue, </w:t>
      </w:r>
      <m:oMath>
        <m:r>
          <m:rPr>
            <m:sty m:val="p"/>
          </m:rPr>
          <w:rPr>
            <w:rFonts w:ascii="Cambria Math" w:eastAsiaTheme="minorEastAsia" w:hAnsi="Cambria Math"/>
          </w:rPr>
          <m:t>∇</m:t>
        </m:r>
        <m:r>
          <w:rPr>
            <w:rFonts w:ascii="Cambria Math" w:eastAsiaTheme="minorEastAsia" w:hAnsi="Cambria Math"/>
          </w:rPr>
          <m:t>f</m:t>
        </m:r>
      </m:oMath>
      <w:r>
        <w:rPr>
          <w:rFonts w:eastAsiaTheme="minorEastAsia"/>
        </w:rPr>
        <w:t xml:space="preserve"> le g</w:t>
      </w:r>
      <w:r w:rsidR="00A63442">
        <w:rPr>
          <w:rFonts w:eastAsiaTheme="minorEastAsia"/>
        </w:rPr>
        <w:t xml:space="preserve">radient de f, </w:t>
      </w:r>
      <m:oMath>
        <m:sSup>
          <m:sSupPr>
            <m:ctrlPr>
              <w:rPr>
                <w:rFonts w:ascii="Cambria Math" w:eastAsiaTheme="minorEastAsia" w:hAnsi="Cambria Math"/>
              </w:rPr>
            </m:ctrlPr>
          </m:sSupPr>
          <m:e>
            <m:r>
              <m:rPr>
                <m:sty m:val="p"/>
              </m:rP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f</m:t>
        </m:r>
      </m:oMath>
      <w:r>
        <w:rPr>
          <w:rFonts w:eastAsiaTheme="minorEastAsia"/>
        </w:rPr>
        <w:t xml:space="preserve"> le </w:t>
      </w:r>
      <w:proofErr w:type="spellStart"/>
      <w:r w:rsidR="00B27A5B">
        <w:rPr>
          <w:rFonts w:eastAsiaTheme="minorEastAsia"/>
        </w:rPr>
        <w:t>Hessien</w:t>
      </w:r>
      <w:proofErr w:type="spellEnd"/>
      <w:r>
        <w:rPr>
          <w:rFonts w:eastAsiaTheme="minorEastAsia"/>
        </w:rPr>
        <w:t xml:space="preserve"> de f</w:t>
      </w:r>
      <w:r w:rsidR="00CD133B">
        <w:rPr>
          <w:rFonts w:eastAsiaTheme="minorEastAsia"/>
        </w:rPr>
        <w:t xml:space="preserve">, </w:t>
      </w:r>
      <w:proofErr w:type="spellStart"/>
      <w:r w:rsidR="00CD133B">
        <w:rPr>
          <w:rFonts w:eastAsiaTheme="minorEastAsia"/>
        </w:rPr>
        <w:t xml:space="preserve">d </w:t>
      </w:r>
      <w:r w:rsidR="00A63442">
        <w:rPr>
          <w:rFonts w:eastAsiaTheme="minorEastAsia"/>
        </w:rPr>
        <w:t>une</w:t>
      </w:r>
      <w:proofErr w:type="spellEnd"/>
      <w:r w:rsidR="00A63442">
        <w:rPr>
          <w:rFonts w:eastAsiaTheme="minorEastAsia"/>
        </w:rPr>
        <w:t xml:space="preserve"> direction de descente. Pour tout α réel positif suffisamment petit : </w:t>
      </w:r>
    </w:p>
    <w:p w:rsidR="00A63442" w:rsidRPr="00A63442" w:rsidRDefault="00A63442" w:rsidP="00A63442">
      <w:pPr>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x+αd</m:t>
              </m:r>
            </m:e>
          </m:d>
          <m:r>
            <w:rPr>
              <w:rFonts w:ascii="Cambria Math" w:eastAsiaTheme="minorEastAsia" w:hAnsi="Cambria Math"/>
            </w:rPr>
            <m:t>&lt;f(x)</m:t>
          </m:r>
        </m:oMath>
      </m:oMathPara>
    </w:p>
    <w:p w:rsidR="00A63442" w:rsidRDefault="00A63442" w:rsidP="005C36CC">
      <w:pPr>
        <w:autoSpaceDE w:val="0"/>
        <w:autoSpaceDN w:val="0"/>
        <w:adjustRightInd w:val="0"/>
        <w:spacing w:after="0" w:line="240" w:lineRule="auto"/>
        <w:ind w:firstLine="426"/>
        <w:jc w:val="both"/>
        <w:rPr>
          <w:rFonts w:cs="SFRM1000"/>
        </w:rPr>
      </w:pPr>
      <w:r w:rsidRPr="00A63442">
        <w:rPr>
          <w:rFonts w:cs="SFRM1000"/>
        </w:rPr>
        <w:t>Les méthodes à directions de descentes suivent ce principe et construisent une suite d’itérés approchant la solution</w:t>
      </w:r>
      <w:r>
        <w:rPr>
          <w:rFonts w:cs="SFRM1000"/>
        </w:rPr>
        <w:t xml:space="preserve"> du problème</w:t>
      </w:r>
      <w:r w:rsidRPr="00A63442">
        <w:rPr>
          <w:rFonts w:cs="SFRM1000"/>
        </w:rPr>
        <w:t xml:space="preserve"> de la façon suivante :</w:t>
      </w:r>
      <w:r>
        <w:rPr>
          <w:rFonts w:cs="SFRM1000"/>
        </w:rPr>
        <w:t xml:space="preserve"> </w:t>
      </w:r>
    </w:p>
    <w:p w:rsidR="00A63442" w:rsidRPr="00A63442" w:rsidRDefault="003F2299" w:rsidP="00A63442">
      <w:pPr>
        <w:autoSpaceDE w:val="0"/>
        <w:autoSpaceDN w:val="0"/>
        <w:adjustRightInd w:val="0"/>
        <w:spacing w:after="0" w:line="240" w:lineRule="auto"/>
        <w:jc w:val="both"/>
        <w:rPr>
          <w:rFonts w:eastAsiaTheme="minorEastAsia" w:cs="SFRM1000"/>
        </w:rPr>
      </w:pPr>
      <m:oMathPara>
        <m:oMath>
          <m:sSub>
            <m:sSubPr>
              <m:ctrlPr>
                <w:rPr>
                  <w:rFonts w:ascii="Cambria Math" w:hAnsi="Cambria Math" w:cs="SFRM1000"/>
                  <w:i/>
                </w:rPr>
              </m:ctrlPr>
            </m:sSubPr>
            <m:e>
              <m:r>
                <w:rPr>
                  <w:rFonts w:ascii="Cambria Math" w:hAnsi="Cambria Math" w:cs="SFRM1000"/>
                </w:rPr>
                <m:t>x</m:t>
              </m:r>
            </m:e>
            <m:sub>
              <m:r>
                <w:rPr>
                  <w:rFonts w:ascii="Cambria Math" w:hAnsi="Cambria Math" w:cs="SFRM1000"/>
                </w:rPr>
                <m:t>k+1</m:t>
              </m:r>
            </m:sub>
          </m:sSub>
          <m:r>
            <w:rPr>
              <w:rFonts w:ascii="Cambria Math" w:hAnsi="Cambria Math" w:cs="SFRM1000"/>
            </w:rPr>
            <m:t>=</m:t>
          </m:r>
          <m:sSub>
            <m:sSubPr>
              <m:ctrlPr>
                <w:rPr>
                  <w:rFonts w:ascii="Cambria Math" w:hAnsi="Cambria Math" w:cs="SFRM1000"/>
                  <w:i/>
                </w:rPr>
              </m:ctrlPr>
            </m:sSubPr>
            <m:e>
              <m:r>
                <w:rPr>
                  <w:rFonts w:ascii="Cambria Math" w:hAnsi="Cambria Math" w:cs="SFRM1000"/>
                </w:rPr>
                <m:t>x</m:t>
              </m:r>
            </m:e>
            <m:sub>
              <m:r>
                <w:rPr>
                  <w:rFonts w:ascii="Cambria Math" w:hAnsi="Cambria Math" w:cs="SFRM1000"/>
                </w:rPr>
                <m:t>k</m:t>
              </m:r>
            </m:sub>
          </m:sSub>
          <m:r>
            <w:rPr>
              <w:rFonts w:ascii="Cambria Math" w:hAnsi="Cambria Math" w:cs="SFRM1000"/>
            </w:rPr>
            <m:t>+</m:t>
          </m:r>
          <m:sSub>
            <m:sSubPr>
              <m:ctrlPr>
                <w:rPr>
                  <w:rFonts w:ascii="Cambria Math" w:hAnsi="Cambria Math" w:cs="SFRM1000"/>
                  <w:i/>
                </w:rPr>
              </m:ctrlPr>
            </m:sSubPr>
            <m:e>
              <m:r>
                <w:rPr>
                  <w:rFonts w:ascii="Cambria Math" w:hAnsi="Cambria Math" w:cs="SFRM1000"/>
                </w:rPr>
                <m:t>α</m:t>
              </m:r>
            </m:e>
            <m:sub>
              <m:r>
                <w:rPr>
                  <w:rFonts w:ascii="Cambria Math" w:hAnsi="Cambria Math" w:cs="SFRM1000"/>
                </w:rPr>
                <m:t>k</m:t>
              </m:r>
            </m:sub>
          </m:sSub>
          <m:sSub>
            <m:sSubPr>
              <m:ctrlPr>
                <w:rPr>
                  <w:rFonts w:ascii="Cambria Math" w:hAnsi="Cambria Math" w:cs="SFRM1000"/>
                  <w:i/>
                </w:rPr>
              </m:ctrlPr>
            </m:sSubPr>
            <m:e>
              <m:r>
                <w:rPr>
                  <w:rFonts w:ascii="Cambria Math" w:hAnsi="Cambria Math" w:cs="SFRM1000"/>
                </w:rPr>
                <m:t>d</m:t>
              </m:r>
            </m:e>
            <m:sub>
              <m:r>
                <w:rPr>
                  <w:rFonts w:ascii="Cambria Math" w:hAnsi="Cambria Math" w:cs="SFRM1000"/>
                </w:rPr>
                <m:t>k</m:t>
              </m:r>
            </m:sub>
          </m:sSub>
        </m:oMath>
      </m:oMathPara>
    </w:p>
    <w:p w:rsidR="000A64A0" w:rsidRDefault="000A64A0" w:rsidP="005625B6">
      <w:pPr>
        <w:autoSpaceDE w:val="0"/>
        <w:autoSpaceDN w:val="0"/>
        <w:adjustRightInd w:val="0"/>
        <w:spacing w:line="240" w:lineRule="auto"/>
        <w:ind w:firstLine="709"/>
        <w:jc w:val="both"/>
        <w:rPr>
          <w:rFonts w:cs="SFRM1000"/>
        </w:rPr>
      </w:pPr>
    </w:p>
    <w:p w:rsidR="00A63442" w:rsidRPr="00A63442" w:rsidRDefault="00A63442" w:rsidP="005C36CC">
      <w:pPr>
        <w:autoSpaceDE w:val="0"/>
        <w:autoSpaceDN w:val="0"/>
        <w:adjustRightInd w:val="0"/>
        <w:spacing w:line="240" w:lineRule="auto"/>
        <w:ind w:firstLine="426"/>
        <w:jc w:val="both"/>
        <w:rPr>
          <w:rFonts w:cs="SFRM1000"/>
        </w:rPr>
      </w:pPr>
      <w:r w:rsidRPr="00A63442">
        <w:rPr>
          <w:rFonts w:cs="SFRM1000"/>
        </w:rPr>
        <w:lastRenderedPageBreak/>
        <w:t xml:space="preserve">Un algorithme à directions de descente est donc déterminé par les paramètres </w:t>
      </w:r>
      <w:r w:rsidRPr="00A63442">
        <w:rPr>
          <w:rFonts w:cs="CMMIB10"/>
        </w:rPr>
        <w:t xml:space="preserve">d </w:t>
      </w:r>
      <w:r w:rsidRPr="00A63442">
        <w:rPr>
          <w:rFonts w:cs="SFRM1000"/>
        </w:rPr>
        <w:t xml:space="preserve">et </w:t>
      </w:r>
      <w:r>
        <w:rPr>
          <w:rFonts w:cs="CMMI10"/>
        </w:rPr>
        <w:t>α</w:t>
      </w:r>
      <w:r w:rsidRPr="00A63442">
        <w:rPr>
          <w:rFonts w:cs="CMMI10"/>
        </w:rPr>
        <w:t xml:space="preserve"> </w:t>
      </w:r>
      <w:r w:rsidRPr="00A63442">
        <w:rPr>
          <w:rFonts w:cs="SFRM1000"/>
        </w:rPr>
        <w:t>: la façon dont la</w:t>
      </w:r>
      <w:r>
        <w:rPr>
          <w:rFonts w:cs="SFRM1000"/>
        </w:rPr>
        <w:t xml:space="preserve"> </w:t>
      </w:r>
      <w:r w:rsidRPr="00A63442">
        <w:rPr>
          <w:rFonts w:cs="SFRM1000"/>
        </w:rPr>
        <w:t xml:space="preserve">direction de descente </w:t>
      </w:r>
      <w:r w:rsidRPr="00A63442">
        <w:rPr>
          <w:rFonts w:cs="CMMIB10"/>
        </w:rPr>
        <w:t xml:space="preserve">d </w:t>
      </w:r>
      <w:r w:rsidRPr="00A63442">
        <w:rPr>
          <w:rFonts w:cs="SFRM1000"/>
        </w:rPr>
        <w:t xml:space="preserve">est calculée donne son nom à l’algorithme et la façon dont le pas </w:t>
      </w:r>
      <w:r>
        <w:rPr>
          <w:rFonts w:cs="CMMI10"/>
        </w:rPr>
        <w:t>α</w:t>
      </w:r>
      <w:r w:rsidRPr="00A63442">
        <w:rPr>
          <w:rFonts w:cs="CMMI10"/>
        </w:rPr>
        <w:t xml:space="preserve"> </w:t>
      </w:r>
      <w:r w:rsidRPr="00A63442">
        <w:rPr>
          <w:rFonts w:cs="SFRM1000"/>
        </w:rPr>
        <w:t>est déterminé est</w:t>
      </w:r>
      <w:r>
        <w:rPr>
          <w:rFonts w:cs="SFRM1000"/>
        </w:rPr>
        <w:t xml:space="preserve"> </w:t>
      </w:r>
      <w:r w:rsidRPr="00A63442">
        <w:rPr>
          <w:rFonts w:cs="SFRM1000"/>
        </w:rPr>
        <w:t>appe</w:t>
      </w:r>
      <w:r>
        <w:rPr>
          <w:rFonts w:cs="SFRM1000"/>
        </w:rPr>
        <w:t xml:space="preserve">lée recherche linéaire </w:t>
      </w:r>
      <w:r w:rsidRPr="00A63442">
        <w:rPr>
          <w:rFonts w:cs="SFRM1000"/>
        </w:rPr>
        <w:t>et peut se déterminer</w:t>
      </w:r>
      <w:r w:rsidR="005625B6">
        <w:rPr>
          <w:rFonts w:cs="SFRM1000"/>
        </w:rPr>
        <w:t xml:space="preserve"> de différentes façons.</w:t>
      </w:r>
    </w:p>
    <w:p w:rsidR="00105B49" w:rsidRDefault="003C4D61" w:rsidP="009E0FD2">
      <w:pPr>
        <w:pStyle w:val="Titre5"/>
      </w:pPr>
      <w:r>
        <w:t>Gradient et quasi-Newton</w:t>
      </w:r>
    </w:p>
    <w:p w:rsidR="004025E9" w:rsidRPr="004025E9" w:rsidRDefault="004025E9" w:rsidP="005C36CC">
      <w:pPr>
        <w:ind w:firstLine="426"/>
        <w:jc w:val="both"/>
      </w:pPr>
      <w:r>
        <w:t>L’ensemble des méthodes présentées ci-dessous convergent si la fonction est convexe. Le principal inconvénient de ces méthodes est de devoir calculer le gradient de la fonction à chaque itération.</w:t>
      </w:r>
    </w:p>
    <w:p w:rsidR="00F02C31" w:rsidRDefault="00F02C31" w:rsidP="009E0FD2">
      <w:pPr>
        <w:pStyle w:val="Titre6"/>
      </w:pPr>
      <w:r>
        <w:t>Recherche linéaire</w:t>
      </w:r>
      <w:r w:rsidR="00AE685E">
        <w:t xml:space="preserve"> (</w:t>
      </w:r>
      <w:r w:rsidR="00FC0696" w:rsidRPr="00FC0696">
        <w:rPr>
          <w:highlight w:val="yellow"/>
        </w:rPr>
        <w:t>Bergman, 2010</w:t>
      </w:r>
      <w:r w:rsidR="00AE685E">
        <w:t>)</w:t>
      </w:r>
    </w:p>
    <w:p w:rsidR="00A63442" w:rsidRPr="00E520D2" w:rsidRDefault="00A63442" w:rsidP="005C36CC">
      <w:pPr>
        <w:autoSpaceDE w:val="0"/>
        <w:autoSpaceDN w:val="0"/>
        <w:adjustRightInd w:val="0"/>
        <w:spacing w:line="240" w:lineRule="auto"/>
        <w:ind w:firstLine="426"/>
        <w:jc w:val="both"/>
        <w:rPr>
          <w:rFonts w:cs="SFRM1000"/>
        </w:rPr>
      </w:pPr>
      <w:r w:rsidRPr="00E520D2">
        <w:rPr>
          <w:rFonts w:cs="SFRM1000"/>
        </w:rPr>
        <w:t>La recherche linéai</w:t>
      </w:r>
      <w:r w:rsidR="00E520D2">
        <w:rPr>
          <w:rFonts w:cs="SFRM1000"/>
        </w:rPr>
        <w:t>re consiste à déterminer le pas α</w:t>
      </w:r>
      <w:r w:rsidR="00E520D2">
        <w:rPr>
          <w:rFonts w:cs="SFRM1000"/>
          <w:vertAlign w:val="subscript"/>
        </w:rPr>
        <w:t>k</w:t>
      </w:r>
      <w:r w:rsidRPr="00E520D2">
        <w:rPr>
          <w:rFonts w:cs="CMMI7"/>
        </w:rPr>
        <w:t xml:space="preserve"> </w:t>
      </w:r>
      <w:r w:rsidRPr="00E520D2">
        <w:rPr>
          <w:rFonts w:cs="SFRM1000"/>
        </w:rPr>
        <w:t xml:space="preserve">à effectuer le long d’une direction de descente </w:t>
      </w:r>
      <w:proofErr w:type="spellStart"/>
      <w:r w:rsidR="00E520D2">
        <w:rPr>
          <w:rFonts w:cs="CMMIB10"/>
        </w:rPr>
        <w:t>d</w:t>
      </w:r>
      <w:r w:rsidR="00E520D2">
        <w:rPr>
          <w:rFonts w:cs="CMMIB10"/>
          <w:vertAlign w:val="subscript"/>
        </w:rPr>
        <w:t>k</w:t>
      </w:r>
      <w:proofErr w:type="spellEnd"/>
      <w:r w:rsidRPr="00E520D2">
        <w:rPr>
          <w:rFonts w:cs="SFRM1000"/>
        </w:rPr>
        <w:t>.</w:t>
      </w:r>
      <w:r w:rsidR="00E520D2">
        <w:rPr>
          <w:rFonts w:cs="SFRM1000"/>
        </w:rPr>
        <w:t xml:space="preserve"> </w:t>
      </w:r>
      <w:r w:rsidRPr="00E520D2">
        <w:rPr>
          <w:rFonts w:cs="SFRM1000"/>
        </w:rPr>
        <w:t>Des valeurs de ce pas peuvent être obtenues par différentes méthodes : par recherche linéaire exacte, par la</w:t>
      </w:r>
      <w:r w:rsidR="00E520D2">
        <w:rPr>
          <w:rFonts w:cs="SFRM1000"/>
        </w:rPr>
        <w:t xml:space="preserve"> </w:t>
      </w:r>
      <w:r w:rsidRPr="00E520D2">
        <w:rPr>
          <w:rFonts w:cs="SFRM1000"/>
        </w:rPr>
        <w:t>méthode d’</w:t>
      </w:r>
      <w:proofErr w:type="spellStart"/>
      <w:r w:rsidRPr="00E520D2">
        <w:rPr>
          <w:rFonts w:cs="SFRM1000"/>
        </w:rPr>
        <w:t>Armijo</w:t>
      </w:r>
      <w:proofErr w:type="spellEnd"/>
      <w:r w:rsidRPr="00E520D2">
        <w:rPr>
          <w:rFonts w:cs="SFRM1000"/>
        </w:rPr>
        <w:t xml:space="preserve"> ou de Goldstein et par la méthode de Wolfe.</w:t>
      </w:r>
    </w:p>
    <w:p w:rsidR="00A63442" w:rsidRPr="00E520D2" w:rsidRDefault="00A63442" w:rsidP="00445FC4">
      <w:pPr>
        <w:autoSpaceDE w:val="0"/>
        <w:autoSpaceDN w:val="0"/>
        <w:adjustRightInd w:val="0"/>
        <w:spacing w:line="240" w:lineRule="auto"/>
        <w:jc w:val="both"/>
        <w:rPr>
          <w:rFonts w:cs="SFRM1000"/>
        </w:rPr>
      </w:pPr>
      <w:r w:rsidRPr="00E520D2">
        <w:rPr>
          <w:rFonts w:cs="SFRM1000"/>
        </w:rPr>
        <w:t xml:space="preserve">Le pas </w:t>
      </w:r>
      <w:r w:rsidR="00E520D2">
        <w:rPr>
          <w:rFonts w:cs="SFRM1000"/>
        </w:rPr>
        <w:t>α</w:t>
      </w:r>
      <w:r w:rsidR="00E520D2">
        <w:rPr>
          <w:rFonts w:cs="SFRM1000"/>
          <w:vertAlign w:val="subscript"/>
        </w:rPr>
        <w:t>k</w:t>
      </w:r>
      <w:r w:rsidRPr="00E520D2">
        <w:rPr>
          <w:rFonts w:cs="CMMI7"/>
        </w:rPr>
        <w:t xml:space="preserve"> </w:t>
      </w:r>
      <w:r w:rsidRPr="00E520D2">
        <w:rPr>
          <w:rFonts w:cs="SFRM1000"/>
        </w:rPr>
        <w:t>est souvent choisi afin de vérifier les deux conditions suivantes :</w:t>
      </w:r>
    </w:p>
    <w:p w:rsidR="00A63442" w:rsidRPr="00E520D2" w:rsidRDefault="00A63442" w:rsidP="00043ECD">
      <w:pPr>
        <w:pStyle w:val="Paragraphedeliste"/>
        <w:numPr>
          <w:ilvl w:val="0"/>
          <w:numId w:val="25"/>
        </w:numPr>
        <w:autoSpaceDE w:val="0"/>
        <w:autoSpaceDN w:val="0"/>
        <w:adjustRightInd w:val="0"/>
        <w:spacing w:line="240" w:lineRule="auto"/>
        <w:ind w:left="709" w:hanging="425"/>
        <w:jc w:val="both"/>
        <w:rPr>
          <w:rFonts w:cs="SFRM1000"/>
        </w:rPr>
      </w:pPr>
      <w:r w:rsidRPr="00E520D2">
        <w:rPr>
          <w:rFonts w:cs="SFRM1000"/>
        </w:rPr>
        <w:t xml:space="preserve">la fonction </w:t>
      </w:r>
      <w:r w:rsidRPr="00E520D2">
        <w:rPr>
          <w:rFonts w:cs="CMMI10"/>
        </w:rPr>
        <w:t xml:space="preserve">f </w:t>
      </w:r>
      <w:r w:rsidRPr="00E520D2">
        <w:rPr>
          <w:rFonts w:cs="SFRM1000"/>
        </w:rPr>
        <w:t>doit décroître suffisamment le lo</w:t>
      </w:r>
      <w:r w:rsidR="00E520D2">
        <w:rPr>
          <w:rFonts w:cs="SFRM1000"/>
        </w:rPr>
        <w:t>ng de la direction de descente</w:t>
      </w:r>
    </w:p>
    <w:p w:rsidR="00A63442" w:rsidRPr="00875372" w:rsidRDefault="00A63442" w:rsidP="00043ECD">
      <w:pPr>
        <w:pStyle w:val="Paragraphedeliste"/>
        <w:numPr>
          <w:ilvl w:val="0"/>
          <w:numId w:val="25"/>
        </w:numPr>
        <w:ind w:left="709" w:hanging="425"/>
        <w:jc w:val="both"/>
      </w:pPr>
      <w:r w:rsidRPr="00E520D2">
        <w:rPr>
          <w:rFonts w:cs="SFRM1000"/>
        </w:rPr>
        <w:t xml:space="preserve">le pas </w:t>
      </w:r>
      <w:r w:rsidR="00E520D2">
        <w:rPr>
          <w:rFonts w:cs="SFRM1000"/>
        </w:rPr>
        <w:t>α</w:t>
      </w:r>
      <w:r w:rsidR="00E520D2">
        <w:rPr>
          <w:rFonts w:cs="SFRM1000"/>
          <w:vertAlign w:val="subscript"/>
        </w:rPr>
        <w:t>k</w:t>
      </w:r>
      <w:r w:rsidRPr="00E520D2">
        <w:rPr>
          <w:rFonts w:cs="CMMI7"/>
        </w:rPr>
        <w:t xml:space="preserve"> </w:t>
      </w:r>
      <w:r w:rsidR="00E520D2">
        <w:rPr>
          <w:rFonts w:cs="SFRM1000"/>
        </w:rPr>
        <w:t>ne doit pas être trop petit</w:t>
      </w:r>
    </w:p>
    <w:p w:rsidR="00875372" w:rsidRPr="00A63442" w:rsidRDefault="00875372" w:rsidP="00C75E2F">
      <w:pPr>
        <w:autoSpaceDE w:val="0"/>
        <w:autoSpaceDN w:val="0"/>
        <w:adjustRightInd w:val="0"/>
        <w:spacing w:line="240" w:lineRule="auto"/>
        <w:jc w:val="center"/>
        <w:rPr>
          <w:rFonts w:eastAsiaTheme="minorEastAsia" w:cs="SFRM1000"/>
        </w:rPr>
      </w:pPr>
      <w:r>
        <w:t xml:space="preserve">Soit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e>
        </m:d>
        <m:r>
          <w:rPr>
            <w:rFonts w:ascii="Cambria Math" w:eastAsiaTheme="minorEastAsia" w:hAnsi="Cambria Math"/>
          </w:rPr>
          <m:t>=f(</m:t>
        </m:r>
        <m:sSub>
          <m:sSubPr>
            <m:ctrlPr>
              <w:rPr>
                <w:rFonts w:ascii="Cambria Math" w:hAnsi="Cambria Math" w:cs="SFRM1000"/>
                <w:i/>
              </w:rPr>
            </m:ctrlPr>
          </m:sSubPr>
          <m:e>
            <m:r>
              <w:rPr>
                <w:rFonts w:ascii="Cambria Math" w:hAnsi="Cambria Math" w:cs="SFRM1000"/>
              </w:rPr>
              <m:t>x</m:t>
            </m:r>
          </m:e>
          <m:sub>
            <m:r>
              <w:rPr>
                <w:rFonts w:ascii="Cambria Math" w:hAnsi="Cambria Math" w:cs="SFRM1000"/>
              </w:rPr>
              <m:t>k</m:t>
            </m:r>
          </m:sub>
        </m:sSub>
        <m:r>
          <w:rPr>
            <w:rFonts w:ascii="Cambria Math" w:hAnsi="Cambria Math" w:cs="SFRM1000"/>
          </w:rPr>
          <m:t>+</m:t>
        </m:r>
        <m:sSub>
          <m:sSubPr>
            <m:ctrlPr>
              <w:rPr>
                <w:rFonts w:ascii="Cambria Math" w:hAnsi="Cambria Math" w:cs="SFRM1000"/>
                <w:i/>
              </w:rPr>
            </m:ctrlPr>
          </m:sSubPr>
          <m:e>
            <m:r>
              <w:rPr>
                <w:rFonts w:ascii="Cambria Math" w:hAnsi="Cambria Math" w:cs="SFRM1000"/>
              </w:rPr>
              <m:t>α</m:t>
            </m:r>
          </m:e>
          <m:sub>
            <m:r>
              <w:rPr>
                <w:rFonts w:ascii="Cambria Math" w:hAnsi="Cambria Math" w:cs="SFRM1000"/>
              </w:rPr>
              <m:t>k</m:t>
            </m:r>
          </m:sub>
        </m:sSub>
        <m:sSub>
          <m:sSubPr>
            <m:ctrlPr>
              <w:rPr>
                <w:rFonts w:ascii="Cambria Math" w:hAnsi="Cambria Math" w:cs="SFRM1000"/>
                <w:i/>
              </w:rPr>
            </m:ctrlPr>
          </m:sSubPr>
          <m:e>
            <m:r>
              <w:rPr>
                <w:rFonts w:ascii="Cambria Math" w:hAnsi="Cambria Math" w:cs="SFRM1000"/>
              </w:rPr>
              <m:t>d</m:t>
            </m:r>
          </m:e>
          <m:sub>
            <m:r>
              <w:rPr>
                <w:rFonts w:ascii="Cambria Math" w:hAnsi="Cambria Math" w:cs="SFRM1000"/>
              </w:rPr>
              <m:t>k</m:t>
            </m:r>
          </m:sub>
        </m:sSub>
        <m:r>
          <w:rPr>
            <w:rFonts w:ascii="Cambria Math" w:hAnsi="Cambria Math" w:cs="SFRM1000"/>
          </w:rPr>
          <m:t>)</m:t>
        </m:r>
      </m:oMath>
      <w:r>
        <w:rPr>
          <w:rFonts w:eastAsiaTheme="minorEastAsia"/>
        </w:rPr>
        <w:t xml:space="preserve"> donc </w:t>
      </w:r>
      <m:oMath>
        <m:r>
          <w:rPr>
            <w:rFonts w:ascii="Cambria Math" w:hAnsi="Cambria Math"/>
          </w:rPr>
          <m:t>q'</m:t>
        </m:r>
        <m:d>
          <m:dPr>
            <m:ctrlPr>
              <w:rPr>
                <w:rFonts w:ascii="Cambria Math" w:hAnsi="Cambria Math"/>
                <w:i/>
              </w:rPr>
            </m:ctrlPr>
          </m:dPr>
          <m:e>
            <m:r>
              <w:rPr>
                <w:rFonts w:ascii="Cambria Math" w:hAnsi="Cambria Math"/>
              </w:rPr>
              <m:t>0</m:t>
            </m:r>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f(</m:t>
        </m:r>
        <m:sSub>
          <m:sSubPr>
            <m:ctrlPr>
              <w:rPr>
                <w:rFonts w:ascii="Cambria Math" w:hAnsi="Cambria Math" w:cs="SFRM1000"/>
                <w:i/>
              </w:rPr>
            </m:ctrlPr>
          </m:sSubPr>
          <m:e>
            <m:r>
              <w:rPr>
                <w:rFonts w:ascii="Cambria Math" w:hAnsi="Cambria Math" w:cs="SFRM1000"/>
              </w:rPr>
              <m:t>x</m:t>
            </m:r>
          </m:e>
          <m:sub>
            <m:r>
              <w:rPr>
                <w:rFonts w:ascii="Cambria Math" w:hAnsi="Cambria Math" w:cs="SFRM1000"/>
              </w:rPr>
              <m:t>k</m:t>
            </m:r>
          </m:sub>
        </m:sSub>
        <m:r>
          <w:rPr>
            <w:rFonts w:ascii="Cambria Math" w:hAnsi="Cambria Math" w:cs="SFRM1000"/>
          </w:rPr>
          <m:t>)</m:t>
        </m:r>
        <m:sSub>
          <m:sSubPr>
            <m:ctrlPr>
              <w:rPr>
                <w:rFonts w:ascii="Cambria Math" w:hAnsi="Cambria Math" w:cs="SFRM1000"/>
                <w:i/>
              </w:rPr>
            </m:ctrlPr>
          </m:sSubPr>
          <m:e>
            <m:r>
              <w:rPr>
                <w:rFonts w:ascii="Cambria Math" w:hAnsi="Cambria Math" w:cs="SFRM1000"/>
              </w:rPr>
              <m:t>d</m:t>
            </m:r>
          </m:e>
          <m:sub>
            <m:r>
              <w:rPr>
                <w:rFonts w:ascii="Cambria Math" w:hAnsi="Cambria Math" w:cs="SFRM1000"/>
              </w:rPr>
              <m:t>k</m:t>
            </m:r>
          </m:sub>
        </m:sSub>
      </m:oMath>
    </w:p>
    <w:p w:rsidR="00E520D2" w:rsidRDefault="00E520D2" w:rsidP="00843425">
      <w:pPr>
        <w:pStyle w:val="Titre7"/>
        <w:ind w:left="708" w:firstLine="708"/>
      </w:pPr>
      <w:r>
        <w:t>Recherche linéaire exacte</w:t>
      </w:r>
    </w:p>
    <w:p w:rsidR="00E520D2" w:rsidRDefault="00E520D2" w:rsidP="005C36CC">
      <w:pPr>
        <w:autoSpaceDE w:val="0"/>
        <w:autoSpaceDN w:val="0"/>
        <w:adjustRightInd w:val="0"/>
        <w:spacing w:line="240" w:lineRule="auto"/>
        <w:ind w:firstLine="426"/>
        <w:jc w:val="both"/>
        <w:rPr>
          <w:rFonts w:cs="SFRM1000"/>
        </w:rPr>
      </w:pPr>
      <w:r w:rsidRPr="00E520D2">
        <w:rPr>
          <w:rFonts w:cs="SFRM1000"/>
        </w:rPr>
        <w:t>La recherche linéaire exacte consiste à déterminer le pas optimal, c’est à dire le pas qui minimise la</w:t>
      </w:r>
      <w:r>
        <w:rPr>
          <w:rFonts w:cs="SFRM1000"/>
        </w:rPr>
        <w:t xml:space="preserve"> </w:t>
      </w:r>
      <w:r w:rsidRPr="00E520D2">
        <w:rPr>
          <w:rFonts w:cs="SFRM1000"/>
        </w:rPr>
        <w:t xml:space="preserve">fonction </w:t>
      </w:r>
      <w:r w:rsidRPr="00E520D2">
        <w:rPr>
          <w:rFonts w:cs="CMMI10"/>
        </w:rPr>
        <w:t xml:space="preserve">f </w:t>
      </w:r>
      <w:r w:rsidRPr="00E520D2">
        <w:rPr>
          <w:rFonts w:cs="SFRM1000"/>
        </w:rPr>
        <w:t>le l</w:t>
      </w:r>
      <w:r>
        <w:rPr>
          <w:rFonts w:cs="SFRM1000"/>
        </w:rPr>
        <w:t xml:space="preserve">ong de la direction de descente </w:t>
      </w:r>
      <w:proofErr w:type="spellStart"/>
      <w:r>
        <w:rPr>
          <w:rFonts w:cs="SFRM1000"/>
        </w:rPr>
        <w:t>d</w:t>
      </w:r>
      <w:r>
        <w:rPr>
          <w:rFonts w:cs="SFRM1000"/>
          <w:vertAlign w:val="subscript"/>
        </w:rPr>
        <w:t>k</w:t>
      </w:r>
      <w:proofErr w:type="spellEnd"/>
      <w:r>
        <w:rPr>
          <w:rFonts w:cs="SFRM1000"/>
        </w:rPr>
        <w:t>. Le pas α</w:t>
      </w:r>
      <w:r>
        <w:rPr>
          <w:rFonts w:cs="SFRM1000"/>
          <w:vertAlign w:val="subscript"/>
        </w:rPr>
        <w:t>k</w:t>
      </w:r>
      <w:r w:rsidRPr="00E520D2">
        <w:rPr>
          <w:rFonts w:cs="CMMI7"/>
        </w:rPr>
        <w:t xml:space="preserve"> </w:t>
      </w:r>
      <w:r w:rsidRPr="00E520D2">
        <w:rPr>
          <w:rFonts w:cs="SFRM1000"/>
        </w:rPr>
        <w:t>est donc solution du problème :</w:t>
      </w:r>
      <w:r>
        <w:rPr>
          <w:rFonts w:cs="SFRM1000"/>
        </w:rPr>
        <w:t xml:space="preserve"> </w:t>
      </w:r>
    </w:p>
    <w:p w:rsidR="00E520D2" w:rsidRPr="00E520D2" w:rsidRDefault="003F2299" w:rsidP="00026971">
      <w:pPr>
        <w:jc w:val="both"/>
        <w:rPr>
          <w:rFonts w:eastAsiaTheme="minorEastAsia"/>
        </w:rPr>
      </w:pPr>
      <m:oMathPara>
        <m:oMath>
          <m:sSub>
            <m:sSubPr>
              <m:ctrlPr>
                <w:rPr>
                  <w:rFonts w:ascii="Cambria Math" w:hAnsi="Cambria Math" w:cs="SFRM1000"/>
                  <w:i/>
                </w:rPr>
              </m:ctrlPr>
            </m:sSubPr>
            <m:e>
              <m:r>
                <w:rPr>
                  <w:rFonts w:ascii="Cambria Math" w:hAnsi="Cambria Math" w:cs="SFRM1000"/>
                </w:rPr>
                <m:t>α</m:t>
              </m:r>
            </m:e>
            <m:sub>
              <m:r>
                <w:rPr>
                  <w:rFonts w:ascii="Cambria Math" w:hAnsi="Cambria Math" w:cs="SFRM1000"/>
                </w:rPr>
                <m:t>k</m:t>
              </m:r>
            </m:sub>
          </m:sSub>
          <m:r>
            <w:rPr>
              <w:rFonts w:ascii="Cambria Math" w:hAnsi="Cambria Math" w:cs="SFRM1000"/>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α≥0</m:t>
                  </m:r>
                </m:lim>
              </m:limLow>
            </m:fName>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e>
          </m:func>
        </m:oMath>
      </m:oMathPara>
    </w:p>
    <w:p w:rsidR="00E520D2" w:rsidRDefault="002E5FE1" w:rsidP="005C36CC">
      <w:pPr>
        <w:autoSpaceDE w:val="0"/>
        <w:autoSpaceDN w:val="0"/>
        <w:adjustRightInd w:val="0"/>
        <w:spacing w:line="240" w:lineRule="auto"/>
        <w:ind w:firstLine="426"/>
        <w:jc w:val="both"/>
        <w:rPr>
          <w:rFonts w:cs="SFRM1000"/>
        </w:rPr>
      </w:pPr>
      <w:r w:rsidRPr="002E5FE1">
        <w:rPr>
          <w:rFonts w:cs="SFRM1000"/>
        </w:rPr>
        <w:t xml:space="preserve">Le pas optimal ainsi déterminé est le </w:t>
      </w:r>
      <w:r>
        <w:rPr>
          <w:rFonts w:cs="SFRM1000"/>
        </w:rPr>
        <w:t>pas de Cauchy. Le problème</w:t>
      </w:r>
      <w:r w:rsidRPr="002E5FE1">
        <w:rPr>
          <w:rFonts w:cs="SFRM1000"/>
        </w:rPr>
        <w:t xml:space="preserve"> </w:t>
      </w:r>
      <w:r>
        <w:rPr>
          <w:rFonts w:cs="SFRM1000"/>
        </w:rPr>
        <w:t xml:space="preserve">ci-dessus </w:t>
      </w:r>
      <w:r w:rsidRPr="002E5FE1">
        <w:rPr>
          <w:rFonts w:cs="SFRM1000"/>
        </w:rPr>
        <w:t>est appelé problème de Cauchy.</w:t>
      </w:r>
      <w:r>
        <w:rPr>
          <w:rFonts w:cs="SFRM1000"/>
        </w:rPr>
        <w:t xml:space="preserve"> Le pas optimal obtenu </w:t>
      </w:r>
      <w:r w:rsidRPr="002E5FE1">
        <w:rPr>
          <w:rFonts w:cs="SFRM1000"/>
        </w:rPr>
        <w:t xml:space="preserve">correspond </w:t>
      </w:r>
      <w:r>
        <w:rPr>
          <w:rFonts w:cs="SFRM1000"/>
        </w:rPr>
        <w:t xml:space="preserve">donc </w:t>
      </w:r>
      <w:r w:rsidRPr="002E5FE1">
        <w:rPr>
          <w:rFonts w:cs="SFRM1000"/>
        </w:rPr>
        <w:t xml:space="preserve">au minimum global de la fonction </w:t>
      </w:r>
      <w:r w:rsidRPr="002E5FE1">
        <w:rPr>
          <w:rFonts w:cs="CMMI10"/>
        </w:rPr>
        <w:t>f</w:t>
      </w:r>
      <w:r>
        <w:rPr>
          <w:rFonts w:cs="SFRM1000"/>
        </w:rPr>
        <w:t>. Il est parfois</w:t>
      </w:r>
      <w:r w:rsidRPr="002E5FE1">
        <w:rPr>
          <w:rFonts w:cs="SFRM1000"/>
        </w:rPr>
        <w:t xml:space="preserve"> préférable de choi</w:t>
      </w:r>
      <w:r w:rsidR="00026971">
        <w:rPr>
          <w:rFonts w:cs="SFRM1000"/>
        </w:rPr>
        <w:t>sir le premier minimum local atteint par la fonction f. Le pas ainsi déterminé est appelé pas de Curry. Ce dernier n’est pas optimal d’un point de vue global mais rentre tout de même dans la classe des méthodes de recherche linéaire exacte.</w:t>
      </w:r>
    </w:p>
    <w:p w:rsidR="00026971" w:rsidRPr="00E520D2" w:rsidRDefault="00026971" w:rsidP="005C36CC">
      <w:pPr>
        <w:autoSpaceDE w:val="0"/>
        <w:autoSpaceDN w:val="0"/>
        <w:adjustRightInd w:val="0"/>
        <w:spacing w:line="240" w:lineRule="auto"/>
        <w:ind w:firstLine="426"/>
        <w:jc w:val="both"/>
        <w:rPr>
          <w:rFonts w:cs="SFRM1000"/>
        </w:rPr>
      </w:pPr>
      <w:r>
        <w:rPr>
          <w:rFonts w:cs="SFRM1000"/>
        </w:rPr>
        <w:t>Ces méthodes de recherche ne sont cependant applicables</w:t>
      </w:r>
      <w:r w:rsidR="00B27A5B">
        <w:rPr>
          <w:rFonts w:cs="SFRM1000"/>
        </w:rPr>
        <w:t xml:space="preserve"> que</w:t>
      </w:r>
      <w:r>
        <w:rPr>
          <w:rFonts w:cs="SFRM1000"/>
        </w:rPr>
        <w:t xml:space="preserve"> lorsque le </w:t>
      </w:r>
      <w:proofErr w:type="spellStart"/>
      <w:r w:rsidR="00B27A5B">
        <w:rPr>
          <w:rFonts w:cs="SFRM1000"/>
        </w:rPr>
        <w:t>Hessien</w:t>
      </w:r>
      <w:proofErr w:type="spellEnd"/>
      <w:r>
        <w:rPr>
          <w:rFonts w:cs="SFRM1000"/>
        </w:rPr>
        <w:t xml:space="preserve"> de la fonction f est défini positif. De plus, ces méthodes demandent en général beaucoup de temps de calcul sans permettre d’améliorer grandement la convergence de l’algorithme. D’autres méthodes de calcul du pas peuvent être utilisées.</w:t>
      </w:r>
    </w:p>
    <w:p w:rsidR="00E520D2" w:rsidRDefault="00E520D2" w:rsidP="00843425">
      <w:pPr>
        <w:pStyle w:val="Titre7"/>
        <w:ind w:left="708" w:firstLine="708"/>
      </w:pPr>
      <w:r>
        <w:t>Méthode d’</w:t>
      </w:r>
      <w:proofErr w:type="spellStart"/>
      <w:r>
        <w:t>Armijo</w:t>
      </w:r>
      <w:proofErr w:type="spellEnd"/>
      <w:r>
        <w:t xml:space="preserve"> et de Goldstein</w:t>
      </w:r>
    </w:p>
    <w:p w:rsidR="00E520D2" w:rsidRDefault="00875372" w:rsidP="005C36CC">
      <w:pPr>
        <w:ind w:firstLine="426"/>
        <w:jc w:val="both"/>
      </w:pPr>
      <w:r>
        <w:t>La règle d’</w:t>
      </w:r>
      <w:proofErr w:type="spellStart"/>
      <w:r>
        <w:t>Armijo</w:t>
      </w:r>
      <w:proofErr w:type="spellEnd"/>
      <w:r>
        <w:t xml:space="preserve"> se base sur le choix d’un paramètre m compris entre 0 et 1 et détermine une valeur approchée de α</w:t>
      </w:r>
      <w:r>
        <w:rPr>
          <w:vertAlign w:val="subscript"/>
        </w:rPr>
        <w:t>k</w:t>
      </w:r>
      <w:r>
        <w:t xml:space="preserve"> par la condition : </w:t>
      </w:r>
    </w:p>
    <w:p w:rsidR="00875372" w:rsidRPr="00875372" w:rsidRDefault="00875372" w:rsidP="00CB78B0">
      <w:pPr>
        <w:jc w:val="both"/>
        <w:rPr>
          <w:rFonts w:eastAsiaTheme="minorEastAsia"/>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e>
          </m:d>
          <m:r>
            <w:rPr>
              <w:rFonts w:ascii="Cambria Math" w:hAnsi="Cambria Math"/>
            </w:rPr>
            <m:t>≤q</m:t>
          </m:r>
          <m:d>
            <m:dPr>
              <m:ctrlPr>
                <w:rPr>
                  <w:rFonts w:ascii="Cambria Math" w:hAnsi="Cambria Math"/>
                  <w:i/>
                </w:rPr>
              </m:ctrlPr>
            </m:dPr>
            <m:e>
              <m:r>
                <w:rPr>
                  <w:rFonts w:ascii="Cambria Math" w:hAnsi="Cambria Math"/>
                </w:rPr>
                <m:t>0</m:t>
              </m:r>
            </m:e>
          </m:d>
          <m:r>
            <w:rPr>
              <w:rFonts w:ascii="Cambria Math" w:hAnsi="Cambria Math"/>
            </w:rPr>
            <m:t>+m</m:t>
          </m:r>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q'(0)</m:t>
          </m:r>
        </m:oMath>
      </m:oMathPara>
    </w:p>
    <w:p w:rsidR="00875372" w:rsidRDefault="00875372" w:rsidP="005C36CC">
      <w:pPr>
        <w:ind w:firstLine="426"/>
        <w:jc w:val="both"/>
        <w:rPr>
          <w:rFonts w:eastAsiaTheme="minorEastAsia"/>
        </w:rPr>
      </w:pPr>
      <w:r>
        <w:rPr>
          <w:rFonts w:eastAsiaTheme="minorEastAsia"/>
        </w:rPr>
        <w:t xml:space="preserve">Le risque de cette méthode est de favoriser les valeurs trop petites </w:t>
      </w:r>
      <w:proofErr w:type="gramStart"/>
      <w:r>
        <w:rPr>
          <w:rFonts w:eastAsiaTheme="minorEastAsia"/>
        </w:rPr>
        <w:t xml:space="preserve">de </w:t>
      </w:r>
      <m:oMath>
        <m:sSub>
          <m:sSubPr>
            <m:ctrlPr>
              <w:rPr>
                <w:rFonts w:ascii="Cambria Math" w:hAnsi="Cambria Math"/>
                <w:i/>
              </w:rPr>
            </m:ctrlPr>
          </m:sSubPr>
          <m:e>
            <w:proofErr w:type="gramEnd"/>
            <m:r>
              <w:rPr>
                <w:rFonts w:ascii="Cambria Math" w:hAnsi="Cambria Math"/>
              </w:rPr>
              <m:t>α</m:t>
            </m:r>
          </m:e>
          <m:sub>
            <m:r>
              <w:rPr>
                <w:rFonts w:ascii="Cambria Math" w:hAnsi="Cambria Math"/>
              </w:rPr>
              <m:t>k</m:t>
            </m:r>
          </m:sub>
        </m:sSub>
      </m:oMath>
      <w:r>
        <w:rPr>
          <w:rFonts w:eastAsiaTheme="minorEastAsia"/>
        </w:rPr>
        <w:t xml:space="preserve"> . Par conséquent, elle n’est jamais utilisée seule et est combinée avec la règle de Gold</w:t>
      </w:r>
      <w:proofErr w:type="spellStart"/>
      <w:r>
        <w:rPr>
          <w:rFonts w:eastAsiaTheme="minorEastAsia"/>
        </w:rPr>
        <w:t>stein</w:t>
      </w:r>
      <w:proofErr w:type="spellEnd"/>
      <w:r>
        <w:rPr>
          <w:rFonts w:eastAsiaTheme="minorEastAsia"/>
        </w:rPr>
        <w:t>.</w:t>
      </w:r>
    </w:p>
    <w:p w:rsidR="00875372" w:rsidRDefault="00875372" w:rsidP="005C36CC">
      <w:pPr>
        <w:ind w:firstLine="426"/>
        <w:jc w:val="both"/>
        <w:rPr>
          <w:rFonts w:eastAsiaTheme="minorEastAsia"/>
        </w:rPr>
      </w:pPr>
      <w:r>
        <w:rPr>
          <w:rFonts w:eastAsiaTheme="minorEastAsia"/>
        </w:rPr>
        <w:t>Cette dernière se base sur le choix de deux paramètres m</w:t>
      </w:r>
      <w:r>
        <w:rPr>
          <w:rFonts w:eastAsiaTheme="minorEastAsia"/>
          <w:vertAlign w:val="subscript"/>
        </w:rPr>
        <w:t>1</w:t>
      </w:r>
      <w:r>
        <w:rPr>
          <w:rFonts w:eastAsiaTheme="minorEastAsia"/>
        </w:rPr>
        <w:t xml:space="preserve"> et m</w:t>
      </w:r>
      <w:r>
        <w:rPr>
          <w:rFonts w:eastAsiaTheme="minorEastAsia"/>
          <w:vertAlign w:val="subscript"/>
        </w:rPr>
        <w:t>2</w:t>
      </w:r>
      <w:r>
        <w:rPr>
          <w:rFonts w:eastAsiaTheme="minorEastAsia"/>
        </w:rPr>
        <w:t>, tous deux compris entre 0 et 1, et détermine les valeurs approchés de α</w:t>
      </w:r>
      <w:r>
        <w:rPr>
          <w:rFonts w:eastAsiaTheme="minorEastAsia"/>
          <w:vertAlign w:val="subscript"/>
        </w:rPr>
        <w:t>k</w:t>
      </w:r>
      <w:r>
        <w:rPr>
          <w:rFonts w:eastAsiaTheme="minorEastAsia"/>
        </w:rPr>
        <w:t xml:space="preserve"> par deux conditions : </w:t>
      </w:r>
    </w:p>
    <w:p w:rsidR="00CB78B0" w:rsidRPr="000866E1" w:rsidRDefault="003F2299" w:rsidP="00E520D2">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e>
                  </m:d>
                  <m:r>
                    <w:rPr>
                      <w:rFonts w:ascii="Cambria Math" w:hAnsi="Cambria Math"/>
                    </w:rPr>
                    <m:t>≤q</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q'(0)</m:t>
                  </m:r>
                </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e>
                  </m:d>
                  <m:r>
                    <w:rPr>
                      <w:rFonts w:ascii="Cambria Math" w:hAnsi="Cambria Math"/>
                    </w:rPr>
                    <m:t>≥q</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q'(0)</m:t>
                  </m:r>
                </m:e>
              </m:eqArr>
            </m:e>
          </m:d>
        </m:oMath>
      </m:oMathPara>
    </w:p>
    <w:p w:rsidR="000866E1" w:rsidRPr="000866E1" w:rsidRDefault="000866E1" w:rsidP="00E520D2">
      <w:pPr>
        <w:rPr>
          <w:rFonts w:eastAsiaTheme="minorEastAsia"/>
        </w:rPr>
      </w:pPr>
    </w:p>
    <w:p w:rsidR="00E520D2" w:rsidRDefault="00E520D2" w:rsidP="00843425">
      <w:pPr>
        <w:pStyle w:val="Titre7"/>
        <w:ind w:left="708" w:firstLine="708"/>
      </w:pPr>
      <w:r>
        <w:lastRenderedPageBreak/>
        <w:t>Méthode de Wolfe</w:t>
      </w:r>
    </w:p>
    <w:p w:rsidR="00E520D2" w:rsidRDefault="000866E1" w:rsidP="005C36CC">
      <w:pPr>
        <w:ind w:firstLine="426"/>
        <w:jc w:val="both"/>
        <w:rPr>
          <w:rFonts w:eastAsiaTheme="minorEastAsia"/>
        </w:rPr>
      </w:pPr>
      <w:r>
        <w:t>La règle de Wolfe est assez similaire à la méthode d’</w:t>
      </w:r>
      <w:proofErr w:type="spellStart"/>
      <w:r>
        <w:t>Armijo</w:t>
      </w:r>
      <w:proofErr w:type="spellEnd"/>
      <w:r>
        <w:t xml:space="preserve"> ou de Goldstein. Elle est basée également sur le choix de deux paramètres m</w:t>
      </w:r>
      <w:r>
        <w:rPr>
          <w:vertAlign w:val="subscript"/>
        </w:rPr>
        <w:t>1</w:t>
      </w:r>
      <w:r>
        <w:t xml:space="preserve"> et m</w:t>
      </w:r>
      <w:r>
        <w:rPr>
          <w:vertAlign w:val="subscript"/>
        </w:rPr>
        <w:t>2</w:t>
      </w:r>
      <w:r>
        <w:t xml:space="preserve">, tous deux compris entre 0 et 1, et détermine les valeurs approchés de </w:t>
      </w:r>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eastAsiaTheme="minorEastAsia" w:hAnsi="Cambria Math"/>
          </w:rPr>
          <m:t xml:space="preserve"> </m:t>
        </m:r>
      </m:oMath>
      <w:r>
        <w:rPr>
          <w:rFonts w:eastAsiaTheme="minorEastAsia"/>
        </w:rPr>
        <w:t xml:space="preserve">par deux conditions : </w:t>
      </w:r>
    </w:p>
    <w:p w:rsidR="000866E1" w:rsidRPr="000866E1" w:rsidRDefault="003F2299" w:rsidP="000866E1">
      <w:pPr>
        <w:jc w:val="both"/>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e>
                  </m:d>
                  <m:r>
                    <w:rPr>
                      <w:rFonts w:ascii="Cambria Math" w:hAnsi="Cambria Math"/>
                    </w:rPr>
                    <m:t>≤q</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q'(0)</m:t>
                  </m:r>
                </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q'(0)</m:t>
                  </m:r>
                </m:e>
              </m:eqArr>
            </m:e>
          </m:d>
        </m:oMath>
      </m:oMathPara>
    </w:p>
    <w:p w:rsidR="000866E1" w:rsidRDefault="000866E1" w:rsidP="000866E1">
      <w:pPr>
        <w:jc w:val="both"/>
        <w:rPr>
          <w:rFonts w:eastAsiaTheme="minorEastAsia"/>
        </w:rPr>
      </w:pPr>
      <w:r>
        <w:rPr>
          <w:rFonts w:eastAsiaTheme="minorEastAsia"/>
        </w:rPr>
        <w:t>Deux valeurs usuelles des paramètres sont m</w:t>
      </w:r>
      <w:r>
        <w:rPr>
          <w:rFonts w:eastAsiaTheme="minorEastAsia"/>
          <w:vertAlign w:val="subscript"/>
        </w:rPr>
        <w:t>1</w:t>
      </w:r>
      <w:r>
        <w:rPr>
          <w:rFonts w:eastAsiaTheme="minorEastAsia"/>
        </w:rPr>
        <w:t>=0.1 et m</w:t>
      </w:r>
      <w:r>
        <w:rPr>
          <w:rFonts w:eastAsiaTheme="minorEastAsia"/>
          <w:vertAlign w:val="subscript"/>
        </w:rPr>
        <w:t>2</w:t>
      </w:r>
      <w:r>
        <w:rPr>
          <w:rFonts w:eastAsiaTheme="minorEastAsia"/>
        </w:rPr>
        <w:t>=0.7.</w:t>
      </w:r>
    </w:p>
    <w:p w:rsidR="003C4D61" w:rsidRDefault="003C4D61" w:rsidP="009E0FD2">
      <w:pPr>
        <w:pStyle w:val="Titre6"/>
      </w:pPr>
      <w:r>
        <w:t>Méthode du gradient</w:t>
      </w:r>
      <w:r w:rsidR="00AE685E">
        <w:t xml:space="preserve"> (</w:t>
      </w:r>
      <w:proofErr w:type="spellStart"/>
      <w:r w:rsidR="00AE685E" w:rsidRPr="00FC0696">
        <w:rPr>
          <w:highlight w:val="yellow"/>
        </w:rPr>
        <w:t>Cabodevilla</w:t>
      </w:r>
      <w:proofErr w:type="spellEnd"/>
      <w:r w:rsidR="00AE685E">
        <w:t>)</w:t>
      </w:r>
    </w:p>
    <w:p w:rsidR="000866E1" w:rsidRDefault="00666613" w:rsidP="005C36CC">
      <w:pPr>
        <w:autoSpaceDE w:val="0"/>
        <w:autoSpaceDN w:val="0"/>
        <w:adjustRightInd w:val="0"/>
        <w:spacing w:after="0" w:line="240" w:lineRule="auto"/>
        <w:ind w:firstLine="426"/>
        <w:jc w:val="both"/>
        <w:rPr>
          <w:rFonts w:cs="SFRM1000"/>
        </w:rPr>
      </w:pPr>
      <w:r w:rsidRPr="00666613">
        <w:rPr>
          <w:rFonts w:cs="SFRM1000"/>
        </w:rPr>
        <w:t xml:space="preserve">Cette méthode utilise pour direction de descente l’opposée du gradient de la fonction </w:t>
      </w:r>
      <w:r w:rsidRPr="00666613">
        <w:rPr>
          <w:rFonts w:cs="CMMI10"/>
        </w:rPr>
        <w:t xml:space="preserve">f </w:t>
      </w:r>
      <w:r w:rsidRPr="00666613">
        <w:rPr>
          <w:rFonts w:cs="SFRM1000"/>
        </w:rPr>
        <w:t xml:space="preserve">au point courant </w:t>
      </w:r>
      <w:r w:rsidRPr="00666613">
        <w:rPr>
          <w:rFonts w:cs="CMMIB10"/>
        </w:rPr>
        <w:t>x</w:t>
      </w:r>
      <w:r w:rsidRPr="00666613">
        <w:rPr>
          <w:rFonts w:cs="SFRM1000"/>
        </w:rPr>
        <w:t xml:space="preserve">, soit : </w:t>
      </w:r>
    </w:p>
    <w:p w:rsidR="00666613" w:rsidRPr="00046B1E" w:rsidRDefault="003F2299" w:rsidP="005C36CC">
      <w:pPr>
        <w:autoSpaceDE w:val="0"/>
        <w:autoSpaceDN w:val="0"/>
        <w:adjustRightInd w:val="0"/>
        <w:spacing w:after="0" w:line="240" w:lineRule="auto"/>
        <w:jc w:val="cente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r>
          <m:rPr>
            <m:sty m:val="p"/>
          </m:rPr>
          <w:rPr>
            <w:rFonts w:ascii="Cambria Math" w:hAnsi="Cambria Math"/>
          </w:rPr>
          <m:t>∇</m:t>
        </m:r>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A24CAB">
        <w:rPr>
          <w:rFonts w:eastAsiaTheme="minorEastAsia"/>
        </w:rPr>
        <w:t xml:space="preserve"> </w:t>
      </w:r>
      <w:proofErr w:type="gramStart"/>
      <w:r w:rsidR="00A24CAB">
        <w:rPr>
          <w:rFonts w:eastAsiaTheme="minorEastAsia"/>
        </w:rPr>
        <w:t>où</w:t>
      </w:r>
      <w:proofErr w:type="gramEnd"/>
      <w:r w:rsidR="00A24CAB">
        <w:rPr>
          <w:rFonts w:eastAsiaTheme="minorEastAsia"/>
        </w:rPr>
        <w:t xml:space="preserve"> </w:t>
      </w:r>
      <m:oMath>
        <m:r>
          <m:rPr>
            <m:sty m:val="p"/>
          </m:rPr>
          <w:rPr>
            <w:rFonts w:ascii="Cambria Math" w:hAnsi="Cambria Math"/>
          </w:rPr>
          <m:t>∇</m:t>
        </m:r>
        <m:r>
          <w:rPr>
            <w:rFonts w:ascii="Cambria Math" w:hAnsi="Cambria Math"/>
          </w:rPr>
          <m:t>f(x)</m:t>
        </m:r>
      </m:oMath>
      <w:r w:rsidR="00A24CAB">
        <w:rPr>
          <w:rFonts w:eastAsiaTheme="minorEastAsia"/>
        </w:rPr>
        <w:t xml:space="preserve"> est un vecteur colonne</w:t>
      </w:r>
    </w:p>
    <w:p w:rsidR="00046B1E" w:rsidRDefault="00046B1E" w:rsidP="005C36CC">
      <w:pPr>
        <w:autoSpaceDE w:val="0"/>
        <w:autoSpaceDN w:val="0"/>
        <w:adjustRightInd w:val="0"/>
        <w:spacing w:after="0" w:line="240" w:lineRule="auto"/>
        <w:ind w:firstLine="426"/>
        <w:jc w:val="both"/>
        <w:rPr>
          <w:rFonts w:eastAsiaTheme="minorEastAsia"/>
        </w:rPr>
      </w:pPr>
      <w:r>
        <w:rPr>
          <w:rFonts w:eastAsiaTheme="minorEastAsia"/>
        </w:rPr>
        <w:t>La fonction f à minimiser peut alors être approchée autour d’un point x</w:t>
      </w:r>
      <w:r>
        <w:rPr>
          <w:rFonts w:eastAsiaTheme="minorEastAsia"/>
          <w:vertAlign w:val="subscript"/>
        </w:rPr>
        <w:t>0</w:t>
      </w:r>
      <w:r>
        <w:rPr>
          <w:rFonts w:eastAsiaTheme="minorEastAsia"/>
        </w:rPr>
        <w:t xml:space="preserve"> : </w:t>
      </w:r>
    </w:p>
    <w:p w:rsidR="00046B1E" w:rsidRPr="00046B1E" w:rsidRDefault="00046B1E" w:rsidP="000E3813">
      <w:pPr>
        <w:autoSpaceDE w:val="0"/>
        <w:autoSpaceDN w:val="0"/>
        <w:adjustRightInd w:val="0"/>
        <w:spacing w:line="240" w:lineRule="auto"/>
        <w:jc w:val="both"/>
        <w:rPr>
          <w:rFonts w:eastAsiaTheme="minorEastAsia"/>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sSup>
            <m:sSupPr>
              <m:ctrlPr>
                <w:rPr>
                  <w:rFonts w:ascii="Cambria Math" w:hAnsi="Cambria Math"/>
                  <w:i/>
                </w:rPr>
              </m:ctrlPr>
            </m:sSupPr>
            <m:e>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T</m:t>
              </m:r>
            </m:sup>
          </m:sSup>
        </m:oMath>
      </m:oMathPara>
    </w:p>
    <w:p w:rsidR="00046B1E" w:rsidRDefault="00046B1E" w:rsidP="005C36CC">
      <w:pPr>
        <w:autoSpaceDE w:val="0"/>
        <w:autoSpaceDN w:val="0"/>
        <w:adjustRightInd w:val="0"/>
        <w:spacing w:after="0" w:line="240" w:lineRule="auto"/>
        <w:ind w:firstLine="426"/>
        <w:jc w:val="both"/>
        <w:rPr>
          <w:rFonts w:eastAsiaTheme="minorEastAsia"/>
        </w:rPr>
      </w:pPr>
      <w:r>
        <w:rPr>
          <w:rFonts w:eastAsiaTheme="minorEastAsia"/>
        </w:rPr>
        <w:t xml:space="preserve">Le point de calcul suivant sera déterminé par : </w:t>
      </w:r>
    </w:p>
    <w:p w:rsidR="00046B1E" w:rsidRPr="000B4862" w:rsidRDefault="003F2299" w:rsidP="000E3813">
      <w:pPr>
        <w:autoSpaceDE w:val="0"/>
        <w:autoSpaceDN w:val="0"/>
        <w:adjustRightInd w:val="0"/>
        <w:spacing w:line="240" w:lineRule="auto"/>
        <w:jc w:val="both"/>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rsidR="00843425" w:rsidRDefault="00A24CAB" w:rsidP="005C36CC">
      <w:pPr>
        <w:ind w:firstLine="426"/>
        <w:jc w:val="both"/>
        <w:rPr>
          <w:rFonts w:eastAsiaTheme="minorEastAsia"/>
        </w:rPr>
      </w:pPr>
      <w:r>
        <w:t>Pour des raisons de commodités, on notera </w:t>
      </w:r>
      <w:proofErr w:type="gramStart"/>
      <w:r w:rsidR="007D0E3E">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w:t>
      </w:r>
      <w:proofErr w:type="gramEnd"/>
    </w:p>
    <w:p w:rsidR="004025E9" w:rsidRDefault="003C4D61" w:rsidP="00843425">
      <w:pPr>
        <w:ind w:firstLine="708"/>
        <w:jc w:val="both"/>
      </w:pPr>
      <w:r>
        <w:tab/>
      </w:r>
    </w:p>
    <w:p w:rsidR="004025E9" w:rsidRDefault="004025E9" w:rsidP="00043ECD">
      <w:pPr>
        <w:pStyle w:val="Titre6"/>
      </w:pPr>
      <w:r>
        <w:t>Méthode de gradient conjugué non-linéaire</w:t>
      </w:r>
      <w:r w:rsidR="007E6C1B">
        <w:t xml:space="preserve"> (</w:t>
      </w:r>
      <w:r w:rsidR="00FC0696" w:rsidRPr="00FC0696">
        <w:rPr>
          <w:highlight w:val="yellow"/>
        </w:rPr>
        <w:t>Bergman, 2010</w:t>
      </w:r>
      <w:r w:rsidR="007E6C1B">
        <w:t>)</w:t>
      </w:r>
    </w:p>
    <w:p w:rsidR="004025E9" w:rsidRDefault="004025E9" w:rsidP="005C36CC">
      <w:pPr>
        <w:ind w:firstLine="426"/>
      </w:pPr>
      <w:r>
        <w:t xml:space="preserve">Cette méthode est basée sur l’inégalité suivante : </w:t>
      </w:r>
    </w:p>
    <w:p w:rsidR="004025E9" w:rsidRPr="004025E9" w:rsidRDefault="004025E9" w:rsidP="004025E9">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x+αd</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oMath>
      </m:oMathPara>
    </w:p>
    <w:p w:rsidR="004025E9" w:rsidRDefault="003B0A44" w:rsidP="005C36CC">
      <w:pPr>
        <w:ind w:firstLine="426"/>
        <w:jc w:val="both"/>
        <w:rPr>
          <w:rFonts w:eastAsiaTheme="minorEastAsia"/>
        </w:rPr>
      </w:pPr>
      <w:r>
        <w:rPr>
          <w:rFonts w:eastAsiaTheme="minorEastAsia"/>
        </w:rPr>
        <w:t>Autour d’un point x</w:t>
      </w:r>
      <w:r>
        <w:rPr>
          <w:rFonts w:eastAsiaTheme="minorEastAsia"/>
          <w:vertAlign w:val="subscript"/>
        </w:rPr>
        <w:t>0</w:t>
      </w:r>
      <w:r>
        <w:rPr>
          <w:rFonts w:eastAsiaTheme="minorEastAsia"/>
        </w:rPr>
        <w:t>, f</w:t>
      </w:r>
      <w:r>
        <w:rPr>
          <w:rFonts w:eastAsiaTheme="minorEastAsia"/>
          <w:vertAlign w:val="subscript"/>
        </w:rPr>
        <w:t>0</w:t>
      </w:r>
      <w:r>
        <w:rPr>
          <w:rFonts w:eastAsiaTheme="minorEastAsia"/>
        </w:rPr>
        <w:t>=f(x</w:t>
      </w:r>
      <w:r>
        <w:rPr>
          <w:rFonts w:eastAsiaTheme="minorEastAsia"/>
          <w:vertAlign w:val="subscript"/>
        </w:rPr>
        <w:t>0</w:t>
      </w:r>
      <w:r>
        <w:rPr>
          <w:rFonts w:eastAsiaTheme="minorEastAsia"/>
        </w:rPr>
        <w:t xml:space="preserve">) et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eastAsiaTheme="minorEastAsia"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e>
        </m:d>
      </m:oMath>
      <w:r>
        <w:rPr>
          <w:rFonts w:eastAsiaTheme="minorEastAsia"/>
        </w:rPr>
        <w:t xml:space="preserve"> sont déterminés. L’algorithme est initialisé par une étape de gradient simple donc d</w:t>
      </w:r>
      <w:r>
        <w:rPr>
          <w:rFonts w:eastAsiaTheme="minorEastAsia"/>
          <w:vertAlign w:val="subscript"/>
        </w:rPr>
        <w:t>0</w:t>
      </w:r>
      <w:r>
        <w:rPr>
          <w:rFonts w:eastAsiaTheme="minorEastAsia"/>
        </w:rPr>
        <w:t>=</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oMath>
      <w:r>
        <w:rPr>
          <w:rFonts w:eastAsiaTheme="minorEastAsia"/>
        </w:rPr>
        <w:t xml:space="preserve">. Tant qu’un critère de convergence n’est pas vérifié : </w:t>
      </w:r>
    </w:p>
    <w:p w:rsidR="003B0A44" w:rsidRDefault="003B0A44" w:rsidP="00043ECD">
      <w:pPr>
        <w:pStyle w:val="Paragraphedeliste"/>
        <w:numPr>
          <w:ilvl w:val="0"/>
          <w:numId w:val="27"/>
        </w:numPr>
        <w:ind w:left="709" w:hanging="425"/>
        <w:jc w:val="both"/>
      </w:pPr>
      <w:r>
        <w:t>Détermination d’un pas α</w:t>
      </w:r>
      <w:r>
        <w:rPr>
          <w:vertAlign w:val="subscript"/>
        </w:rPr>
        <w:t>k</w:t>
      </w:r>
      <w:r>
        <w:t xml:space="preserve"> par la méthode de recherche linéaire de son choix et calcul d’un nouvel itéré</w:t>
      </w:r>
    </w:p>
    <w:p w:rsidR="003B0A44" w:rsidRPr="003B0A44" w:rsidRDefault="003F2299" w:rsidP="00445FC4">
      <w:pPr>
        <w:ind w:left="709" w:hanging="425"/>
        <w:jc w:val="both"/>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d</m:t>
              </m:r>
            </m:e>
            <m:sub>
              <m:r>
                <w:rPr>
                  <w:rFonts w:ascii="Cambria Math" w:hAnsi="Cambria Math"/>
                </w:rPr>
                <m:t>k</m:t>
              </m:r>
            </m:sub>
          </m:sSub>
        </m:oMath>
      </m:oMathPara>
    </w:p>
    <w:p w:rsidR="003B0A44" w:rsidRPr="003B0A44" w:rsidRDefault="003B0A44" w:rsidP="00043ECD">
      <w:pPr>
        <w:pStyle w:val="Paragraphedeliste"/>
        <w:numPr>
          <w:ilvl w:val="0"/>
          <w:numId w:val="27"/>
        </w:numPr>
        <w:ind w:left="709" w:hanging="425"/>
        <w:jc w:val="both"/>
      </w:pPr>
      <w:r>
        <w:t xml:space="preserve">Evaluation d’un nouveau gradient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oMath>
    </w:p>
    <w:p w:rsidR="003B0A44" w:rsidRPr="003B0A44" w:rsidRDefault="003B0A44" w:rsidP="00043ECD">
      <w:pPr>
        <w:pStyle w:val="Paragraphedeliste"/>
        <w:numPr>
          <w:ilvl w:val="0"/>
          <w:numId w:val="27"/>
        </w:numPr>
        <w:ind w:left="709" w:hanging="425"/>
        <w:jc w:val="both"/>
      </w:pPr>
      <w:r>
        <w:rPr>
          <w:rFonts w:eastAsiaTheme="minorEastAsia"/>
        </w:rPr>
        <w:t>Calcul du paramètre β</w:t>
      </w:r>
      <w:r>
        <w:rPr>
          <w:rFonts w:eastAsiaTheme="minorEastAsia"/>
          <w:vertAlign w:val="subscript"/>
        </w:rPr>
        <w:t>k+1</w:t>
      </w:r>
      <w:r>
        <w:rPr>
          <w:rFonts w:eastAsiaTheme="minorEastAsia"/>
        </w:rPr>
        <w:t xml:space="preserve"> par la méthode de son choix (voir ci-dessous)</w:t>
      </w:r>
    </w:p>
    <w:p w:rsidR="003B0A44" w:rsidRPr="003B0A44" w:rsidRDefault="003B0A44" w:rsidP="00043ECD">
      <w:pPr>
        <w:pStyle w:val="Paragraphedeliste"/>
        <w:numPr>
          <w:ilvl w:val="0"/>
          <w:numId w:val="27"/>
        </w:numPr>
        <w:ind w:left="709" w:hanging="425"/>
        <w:jc w:val="both"/>
      </w:pPr>
      <w:r>
        <w:rPr>
          <w:rFonts w:eastAsiaTheme="minorEastAsia"/>
        </w:rPr>
        <w:t xml:space="preserve">Construction d’une nouvelle direction de descente </w:t>
      </w:r>
    </w:p>
    <w:p w:rsidR="003B0A44" w:rsidRPr="003B0A44" w:rsidRDefault="003F2299" w:rsidP="00445FC4">
      <w:pPr>
        <w:ind w:left="709" w:hanging="425"/>
        <w:jc w:val="both"/>
        <w:rPr>
          <w:i/>
        </w:rPr>
      </w:pPr>
      <m:oMathPara>
        <m:oMath>
          <m:sSub>
            <m:sSubPr>
              <m:ctrlPr>
                <w:rPr>
                  <w:rFonts w:ascii="Cambria Math" w:hAnsi="Cambria Math"/>
                  <w:i/>
                </w:rPr>
              </m:ctrlPr>
            </m:sSubPr>
            <m:e>
              <m:r>
                <w:rPr>
                  <w:rFonts w:ascii="Cambria Math" w:hAnsi="Cambria Math"/>
                </w:rPr>
                <m:t>d</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β</m:t>
              </m:r>
              <m:ctrlPr>
                <w:rPr>
                  <w:rFonts w:ascii="Cambria Math" w:hAnsi="Cambria Math"/>
                  <w:i/>
                </w:rPr>
              </m:ctrlPr>
            </m:e>
            <m:sub>
              <m:r>
                <w:rPr>
                  <w:rFonts w:ascii="Cambria Math" w:eastAsiaTheme="minorEastAsia"/>
                </w:rPr>
                <m:t>k+1</m:t>
              </m:r>
            </m:sub>
          </m:sSub>
          <m:sSub>
            <m:sSubPr>
              <m:ctrlPr>
                <w:rPr>
                  <w:rFonts w:ascii="Cambria Math" w:eastAsiaTheme="minorEastAsia" w:hAnsi="Cambria Math"/>
                  <w:i/>
                </w:rPr>
              </m:ctrlPr>
            </m:sSubPr>
            <m:e>
              <m:r>
                <w:rPr>
                  <w:rFonts w:ascii="Cambria Math" w:eastAsiaTheme="minorEastAsia"/>
                </w:rPr>
                <m:t>d</m:t>
              </m:r>
            </m:e>
            <m:sub>
              <m:r>
                <w:rPr>
                  <w:rFonts w:ascii="Cambria Math" w:eastAsiaTheme="minorEastAsia"/>
                </w:rPr>
                <m:t>k</m:t>
              </m:r>
            </m:sub>
          </m:sSub>
        </m:oMath>
      </m:oMathPara>
    </w:p>
    <w:p w:rsidR="004025E9" w:rsidRDefault="003B0A44" w:rsidP="00043ECD">
      <w:pPr>
        <w:pStyle w:val="Paragraphedeliste"/>
        <w:numPr>
          <w:ilvl w:val="0"/>
          <w:numId w:val="27"/>
        </w:numPr>
        <w:ind w:left="709" w:hanging="425"/>
        <w:jc w:val="both"/>
      </w:pPr>
      <w:r>
        <w:t>Incrémentation : k=k+1</w:t>
      </w:r>
    </w:p>
    <w:p w:rsidR="00FC0696" w:rsidRDefault="00FC0696">
      <w:r>
        <w:br w:type="page"/>
      </w:r>
    </w:p>
    <w:p w:rsidR="003B0A44" w:rsidRDefault="003B0A44" w:rsidP="005C36CC">
      <w:pPr>
        <w:ind w:firstLine="426"/>
        <w:jc w:val="both"/>
      </w:pPr>
      <w:r>
        <w:lastRenderedPageBreak/>
        <w:t xml:space="preserve">Pour calculer le terme de l’étape 3, 3 méthodes différentes </w:t>
      </w:r>
      <w:r w:rsidR="002D693D">
        <w:t xml:space="preserve">sont décrites ci-dessous : </w:t>
      </w:r>
    </w:p>
    <w:p w:rsidR="002D693D" w:rsidRDefault="002D693D" w:rsidP="002D693D">
      <w:pPr>
        <w:jc w:val="center"/>
        <w:sectPr w:rsidR="002D693D">
          <w:headerReference w:type="default" r:id="rId19"/>
          <w:footerReference w:type="default" r:id="rId20"/>
          <w:pgSz w:w="11906" w:h="16838"/>
          <w:pgMar w:top="1417" w:right="1417" w:bottom="1417" w:left="1417" w:header="708" w:footer="708" w:gutter="0"/>
          <w:cols w:space="708"/>
          <w:docGrid w:linePitch="360"/>
        </w:sectPr>
      </w:pPr>
    </w:p>
    <w:p w:rsidR="002D693D" w:rsidRPr="007E6C1B" w:rsidRDefault="002D693D" w:rsidP="002D693D">
      <w:pPr>
        <w:jc w:val="center"/>
        <w:rPr>
          <w:b/>
        </w:rPr>
      </w:pPr>
      <w:r w:rsidRPr="007E6C1B">
        <w:rPr>
          <w:b/>
        </w:rPr>
        <w:lastRenderedPageBreak/>
        <w:t>Fletcher-Reeves</w:t>
      </w:r>
    </w:p>
    <w:p w:rsidR="002D693D" w:rsidRPr="002D693D" w:rsidRDefault="003F2299" w:rsidP="002D693D">
      <w:pPr>
        <w:jc w:val="cente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num>
            <m:den>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en>
          </m:f>
        </m:oMath>
      </m:oMathPara>
    </w:p>
    <w:p w:rsidR="002D693D" w:rsidRDefault="002D693D" w:rsidP="002D693D">
      <w:pPr>
        <w:jc w:val="center"/>
        <w:rPr>
          <w:rFonts w:eastAsiaTheme="minorEastAsia"/>
        </w:rPr>
      </w:pPr>
    </w:p>
    <w:p w:rsidR="002D693D" w:rsidRPr="007E6C1B" w:rsidRDefault="002D693D" w:rsidP="002D693D">
      <w:pPr>
        <w:jc w:val="center"/>
        <w:rPr>
          <w:rFonts w:eastAsiaTheme="minorEastAsia"/>
          <w:b/>
        </w:rPr>
      </w:pPr>
      <w:r w:rsidRPr="007E6C1B">
        <w:rPr>
          <w:rFonts w:eastAsiaTheme="minorEastAsia"/>
          <w:b/>
        </w:rPr>
        <w:lastRenderedPageBreak/>
        <w:t>Polack-Ribière</w:t>
      </w:r>
    </w:p>
    <w:p w:rsidR="002D693D" w:rsidRPr="002D693D" w:rsidRDefault="003F2299" w:rsidP="002D693D">
      <w:pPr>
        <w:jc w:val="cente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en>
          </m:f>
        </m:oMath>
      </m:oMathPara>
    </w:p>
    <w:p w:rsidR="002D693D" w:rsidRPr="007E6C1B" w:rsidRDefault="002D693D" w:rsidP="002D693D">
      <w:pPr>
        <w:jc w:val="center"/>
        <w:rPr>
          <w:rFonts w:eastAsiaTheme="minorEastAsia"/>
          <w:b/>
        </w:rPr>
      </w:pPr>
      <w:proofErr w:type="spellStart"/>
      <w:r w:rsidRPr="007E6C1B">
        <w:rPr>
          <w:rFonts w:eastAsiaTheme="minorEastAsia"/>
          <w:b/>
        </w:rPr>
        <w:lastRenderedPageBreak/>
        <w:t>Hestenes-Stiefel</w:t>
      </w:r>
      <w:proofErr w:type="spellEnd"/>
    </w:p>
    <w:p w:rsidR="002D693D" w:rsidRPr="002D693D" w:rsidRDefault="003F2299" w:rsidP="002D693D">
      <w:pPr>
        <w:jc w:val="cente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num>
            <m:den>
              <m:sSup>
                <m:sSupPr>
                  <m:ctrlPr>
                    <w:rPr>
                      <w:rFonts w:ascii="Cambria Math" w:hAnsi="Cambria Math"/>
                      <w:i/>
                    </w:rPr>
                  </m:ctrlPr>
                </m:sSupPr>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e>
                  </m:d>
                </m:e>
                <m:sup>
                  <m:r>
                    <w:rPr>
                      <w:rFonts w:ascii="Cambria Math" w:hAnsi="Cambria Math"/>
                    </w:rPr>
                    <m:t>T</m:t>
                  </m:r>
                </m:sup>
              </m:sSup>
              <m:sSub>
                <m:sSubPr>
                  <m:ctrlPr>
                    <w:rPr>
                      <w:rFonts w:ascii="Cambria Math" w:hAnsi="Cambria Math"/>
                      <w:i/>
                    </w:rPr>
                  </m:ctrlPr>
                </m:sSubPr>
                <m:e>
                  <m:r>
                    <w:rPr>
                      <w:rFonts w:ascii="Cambria Math" w:hAnsi="Cambria Math"/>
                    </w:rPr>
                    <m:t>d</m:t>
                  </m:r>
                </m:e>
                <m:sub>
                  <m:r>
                    <w:rPr>
                      <w:rFonts w:ascii="Cambria Math" w:hAnsi="Cambria Math"/>
                    </w:rPr>
                    <m:t>k</m:t>
                  </m:r>
                </m:sub>
              </m:sSub>
            </m:den>
          </m:f>
        </m:oMath>
      </m:oMathPara>
    </w:p>
    <w:p w:rsidR="002D693D" w:rsidRDefault="002D693D" w:rsidP="002D693D">
      <w:pPr>
        <w:ind w:firstLine="708"/>
        <w:jc w:val="both"/>
        <w:rPr>
          <w:rFonts w:eastAsiaTheme="minorEastAsia"/>
        </w:rPr>
        <w:sectPr w:rsidR="002D693D" w:rsidSect="002D693D">
          <w:type w:val="continuous"/>
          <w:pgSz w:w="11906" w:h="16838"/>
          <w:pgMar w:top="1417" w:right="1417" w:bottom="1417" w:left="1417" w:header="708" w:footer="708" w:gutter="0"/>
          <w:cols w:num="3" w:space="708"/>
          <w:docGrid w:linePitch="360"/>
        </w:sectPr>
      </w:pPr>
    </w:p>
    <w:p w:rsidR="002D693D" w:rsidRPr="002D693D" w:rsidRDefault="002D693D" w:rsidP="005C36CC">
      <w:pPr>
        <w:ind w:firstLine="426"/>
        <w:jc w:val="both"/>
        <w:rPr>
          <w:rFonts w:eastAsiaTheme="minorEastAsia"/>
        </w:rPr>
      </w:pPr>
      <w:r>
        <w:rPr>
          <w:rFonts w:eastAsiaTheme="minorEastAsia"/>
        </w:rPr>
        <w:lastRenderedPageBreak/>
        <w:t xml:space="preserve">Il est à noter que la méthode de </w:t>
      </w:r>
      <w:proofErr w:type="spellStart"/>
      <w:r>
        <w:rPr>
          <w:rFonts w:eastAsiaTheme="minorEastAsia"/>
        </w:rPr>
        <w:t>Hestenes</w:t>
      </w:r>
      <w:proofErr w:type="spellEnd"/>
      <w:r>
        <w:rPr>
          <w:rFonts w:eastAsiaTheme="minorEastAsia"/>
        </w:rPr>
        <w:t xml:space="preserve"> –</w:t>
      </w:r>
      <w:proofErr w:type="spellStart"/>
      <w:r>
        <w:rPr>
          <w:rFonts w:eastAsiaTheme="minorEastAsia"/>
        </w:rPr>
        <w:t>Stiefel</w:t>
      </w:r>
      <w:proofErr w:type="spellEnd"/>
      <w:r>
        <w:rPr>
          <w:rFonts w:eastAsiaTheme="minorEastAsia"/>
        </w:rPr>
        <w:t xml:space="preserve"> est particulièrement efficace dans le cas où la fonction f est quadratique et où la recherche linéaire est effectuée de manière exacte.</w:t>
      </w:r>
    </w:p>
    <w:p w:rsidR="003C4D61" w:rsidRDefault="003C4D61" w:rsidP="004025E9">
      <w:pPr>
        <w:pStyle w:val="Titre6"/>
        <w:ind w:firstLine="708"/>
        <w:jc w:val="both"/>
      </w:pPr>
      <w:r>
        <w:t>Méthode de Newton</w:t>
      </w:r>
      <w:r w:rsidR="00AE685E">
        <w:t xml:space="preserve"> (</w:t>
      </w:r>
      <w:proofErr w:type="spellStart"/>
      <w:r w:rsidR="00AE685E" w:rsidRPr="00FC0696">
        <w:rPr>
          <w:highlight w:val="yellow"/>
        </w:rPr>
        <w:t>Cabodevilla</w:t>
      </w:r>
      <w:proofErr w:type="spellEnd"/>
      <w:r w:rsidR="00AE685E">
        <w:t>)</w:t>
      </w:r>
    </w:p>
    <w:p w:rsidR="00CA0878" w:rsidRDefault="00CA0878" w:rsidP="005C36CC">
      <w:pPr>
        <w:ind w:firstLine="426"/>
        <w:jc w:val="both"/>
      </w:pPr>
      <w:r>
        <w:t xml:space="preserve">Cette méthode est en fait l’extension à l’ordre 2 de la méthode précédente. Ainsi, la fonction f à minimiser est approchée par : </w:t>
      </w:r>
    </w:p>
    <w:p w:rsidR="00A24CAB" w:rsidRDefault="00A24CAB" w:rsidP="000E3813">
      <w:pPr>
        <w:jc w:val="both"/>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p>
            <m:sSupPr>
              <m:ctrlPr>
                <w:rPr>
                  <w:rFonts w:ascii="Cambria Math" w:hAnsi="Cambria Math"/>
                  <w:i/>
                </w:rPr>
              </m:ctrlPr>
            </m:sSupPr>
            <m:e>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T</m:t>
              </m:r>
            </m:sup>
          </m:sSup>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rsidR="00CA0878" w:rsidRDefault="00A24CAB" w:rsidP="005C36CC">
      <w:pPr>
        <w:ind w:firstLine="426"/>
        <w:jc w:val="both"/>
      </w:pPr>
      <w:r>
        <w:t xml:space="preserve">Le point où la fonction approchée est minimum est telle que la dérivée de la fonction est nulle soit l’équation : </w:t>
      </w:r>
    </w:p>
    <w:p w:rsidR="00A24CAB" w:rsidRPr="000E3813" w:rsidRDefault="003F2299" w:rsidP="000E3813">
      <w:pPr>
        <w:jc w:val="both"/>
        <w:rPr>
          <w:rFonts w:eastAsiaTheme="minorEastAsia"/>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p>
                <m:sSupPr>
                  <m:ctrlPr>
                    <w:rPr>
                      <w:rFonts w:ascii="Cambria Math" w:hAnsi="Cambria Math"/>
                      <w:i/>
                    </w:rPr>
                  </m:ctrlPr>
                </m:sSupPr>
                <m:e>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T</m:t>
                  </m:r>
                </m:sup>
              </m:sSup>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∆x</m:t>
              </m:r>
            </m:e>
          </m:d>
          <m:r>
            <w:rPr>
              <w:rFonts w:ascii="Cambria Math" w:hAnsi="Cambria Math"/>
            </w:rPr>
            <m:t>=0</m:t>
          </m:r>
        </m:oMath>
      </m:oMathPara>
    </w:p>
    <w:p w:rsidR="000E3813" w:rsidRDefault="000E3813" w:rsidP="005C36CC">
      <w:pPr>
        <w:ind w:firstLine="426"/>
        <w:jc w:val="both"/>
        <w:rPr>
          <w:rFonts w:eastAsiaTheme="minorEastAsia"/>
        </w:rPr>
      </w:pPr>
      <w:r>
        <w:rPr>
          <w:rFonts w:eastAsiaTheme="minorEastAsia"/>
        </w:rPr>
        <w:t xml:space="preserve">Le pas s’exprime alors : </w:t>
      </w:r>
    </w:p>
    <w:p w:rsidR="000E3813" w:rsidRPr="000E3813" w:rsidRDefault="000E3813" w:rsidP="000E3813">
      <w:pPr>
        <w:jc w:val="both"/>
        <w:rPr>
          <w:rFonts w:eastAsiaTheme="minorEastAsia"/>
        </w:rPr>
      </w:pPr>
      <m:oMathPara>
        <m:oMath>
          <m:r>
            <w:rPr>
              <w:rFonts w:ascii="Cambria Math" w:hAnsi="Cambria Math"/>
            </w:rPr>
            <m:t>∆x=-</m:t>
          </m:r>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-1</m:t>
              </m:r>
            </m:sup>
          </m:sSup>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m:oMathPara>
    </w:p>
    <w:p w:rsidR="000E3813" w:rsidRDefault="000E3813" w:rsidP="005C36CC">
      <w:pPr>
        <w:ind w:firstLine="426"/>
        <w:jc w:val="both"/>
        <w:rPr>
          <w:rFonts w:eastAsiaTheme="minorEastAsia"/>
        </w:rPr>
      </w:pPr>
      <w:r>
        <w:rPr>
          <w:rFonts w:eastAsiaTheme="minorEastAsia"/>
        </w:rPr>
        <w:t xml:space="preserve">En pratique, cette méthode est peu utilisée car la détermination du </w:t>
      </w:r>
      <w:proofErr w:type="spellStart"/>
      <w:r w:rsidR="00B27A5B">
        <w:rPr>
          <w:rFonts w:eastAsiaTheme="minorEastAsia"/>
        </w:rPr>
        <w:t>Hessien</w:t>
      </w:r>
      <w:proofErr w:type="spellEnd"/>
      <w:r>
        <w:rPr>
          <w:rFonts w:eastAsiaTheme="minorEastAsia"/>
        </w:rPr>
        <w:t xml:space="preserve"> est longue et coûteuse en temps de calcul. D’autres méthodes lui sont préférées, fondées sur l’approximation du </w:t>
      </w:r>
      <w:proofErr w:type="spellStart"/>
      <w:r w:rsidR="00B27A5B">
        <w:rPr>
          <w:rFonts w:eastAsiaTheme="minorEastAsia"/>
        </w:rPr>
        <w:t>Hessien</w:t>
      </w:r>
      <w:proofErr w:type="spellEnd"/>
      <w:r>
        <w:rPr>
          <w:rFonts w:eastAsiaTheme="minorEastAsia"/>
        </w:rPr>
        <w:t>.</w:t>
      </w:r>
    </w:p>
    <w:p w:rsidR="000E3813" w:rsidRPr="00CA0878" w:rsidRDefault="000E3813" w:rsidP="000E3813">
      <w:pPr>
        <w:jc w:val="both"/>
      </w:pPr>
      <w:r>
        <w:rPr>
          <w:rFonts w:eastAsiaTheme="minorEastAsia"/>
        </w:rPr>
        <w:t xml:space="preserve"> </w:t>
      </w:r>
    </w:p>
    <w:p w:rsidR="003C4D61" w:rsidRDefault="00F02C31" w:rsidP="009E0FD2">
      <w:pPr>
        <w:pStyle w:val="Titre6"/>
      </w:pPr>
      <w:r>
        <w:tab/>
      </w:r>
      <w:r w:rsidR="003C4D61">
        <w:t>Méthod</w:t>
      </w:r>
      <w:r w:rsidR="00AE685E">
        <w:t>e de Newton-</w:t>
      </w:r>
      <w:proofErr w:type="spellStart"/>
      <w:r w:rsidR="003C4D61">
        <w:t>Raphson</w:t>
      </w:r>
      <w:proofErr w:type="spellEnd"/>
      <w:r w:rsidR="00AE685E">
        <w:t xml:space="preserve"> (</w:t>
      </w:r>
      <w:proofErr w:type="spellStart"/>
      <w:r w:rsidR="00AE685E" w:rsidRPr="00FC0696">
        <w:rPr>
          <w:highlight w:val="yellow"/>
        </w:rPr>
        <w:t>Cabodevilla</w:t>
      </w:r>
      <w:proofErr w:type="spellEnd"/>
      <w:r w:rsidR="00AE685E">
        <w:t>)</w:t>
      </w:r>
    </w:p>
    <w:p w:rsidR="000E3813" w:rsidRDefault="00754558" w:rsidP="005C36CC">
      <w:pPr>
        <w:ind w:firstLine="426"/>
        <w:jc w:val="both"/>
      </w:pPr>
      <w:r>
        <w:t xml:space="preserve">Le pas est calculé de la même manière que pour la méthode de Newton. Cependant, au lieu de calculer le </w:t>
      </w:r>
      <w:proofErr w:type="spellStart"/>
      <w:r w:rsidR="00B27A5B">
        <w:t>Hessien</w:t>
      </w:r>
      <w:proofErr w:type="spellEnd"/>
      <w:r>
        <w:t xml:space="preserve"> et son inverse, le pas est approximé tel que : </w:t>
      </w:r>
    </w:p>
    <w:p w:rsidR="00754558" w:rsidRPr="00754558" w:rsidRDefault="003F2299" w:rsidP="00442CFD">
      <w:pPr>
        <w:jc w:val="both"/>
        <w:rPr>
          <w:rFonts w:eastAsiaTheme="minorEastAsia"/>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m:oMathPara>
    </w:p>
    <w:p w:rsidR="00754558" w:rsidRDefault="00754558" w:rsidP="005C36CC">
      <w:pPr>
        <w:ind w:firstLine="426"/>
        <w:jc w:val="both"/>
        <w:rPr>
          <w:rFonts w:eastAsiaTheme="minorEastAsia"/>
        </w:rPr>
      </w:pPr>
      <w:r>
        <w:rPr>
          <w:rFonts w:eastAsiaTheme="minorEastAsia"/>
        </w:rPr>
        <w:t>Cette fois, à chaque itération, un système linéaire est résolu à la place d’un calcul d’inverse.</w:t>
      </w:r>
    </w:p>
    <w:p w:rsidR="00B27A5B" w:rsidRPr="000E3813" w:rsidRDefault="00B27A5B" w:rsidP="005C36CC">
      <w:pPr>
        <w:ind w:firstLine="426"/>
        <w:jc w:val="both"/>
      </w:pPr>
    </w:p>
    <w:p w:rsidR="003C4D61" w:rsidRDefault="003C4D61" w:rsidP="009E0FD2">
      <w:pPr>
        <w:pStyle w:val="Titre6"/>
      </w:pPr>
      <w:r>
        <w:tab/>
        <w:t xml:space="preserve">Méthode de </w:t>
      </w:r>
      <w:proofErr w:type="spellStart"/>
      <w:r>
        <w:t>Levenberg-Markardt</w:t>
      </w:r>
      <w:proofErr w:type="spellEnd"/>
      <w:r w:rsidR="00AE685E">
        <w:t xml:space="preserve"> (</w:t>
      </w:r>
      <w:proofErr w:type="spellStart"/>
      <w:r w:rsidR="00AE685E" w:rsidRPr="00FC0696">
        <w:rPr>
          <w:highlight w:val="yellow"/>
        </w:rPr>
        <w:t>Cabodevilla</w:t>
      </w:r>
      <w:proofErr w:type="spellEnd"/>
      <w:r w:rsidR="00AE685E">
        <w:t>)</w:t>
      </w:r>
    </w:p>
    <w:p w:rsidR="00754558" w:rsidRDefault="00754558" w:rsidP="005C36CC">
      <w:pPr>
        <w:ind w:firstLine="426"/>
        <w:jc w:val="both"/>
      </w:pPr>
      <w:r>
        <w:t xml:space="preserve">Les deux méthodes précédentes présentent l’inconvénient de ne pas converger lorsque le point initial est loin du minimum recherché. L’algorithme de </w:t>
      </w:r>
      <w:proofErr w:type="spellStart"/>
      <w:r>
        <w:t>Levenberg-Markardt</w:t>
      </w:r>
      <w:proofErr w:type="spellEnd"/>
      <w:r>
        <w:t xml:space="preserve"> propose un compromis entre la méthode du gradient (robuste mais lente à l’approche du minimum) et celle de Newton (peu robuste loin du minimum mais très efficace près). Le pas </w:t>
      </w:r>
      <w:proofErr w:type="spellStart"/>
      <w:r>
        <w:t>Δx</w:t>
      </w:r>
      <w:r>
        <w:rPr>
          <w:vertAlign w:val="subscript"/>
        </w:rPr>
        <w:t>i</w:t>
      </w:r>
      <w:proofErr w:type="spellEnd"/>
      <w:r w:rsidR="00A85595">
        <w:t xml:space="preserve"> s’obtient en résolvant le système suivant : </w:t>
      </w:r>
    </w:p>
    <w:p w:rsidR="00A85595" w:rsidRPr="002A0DE5" w:rsidRDefault="003F2299" w:rsidP="002A0DE5">
      <w:pPr>
        <w:jc w:val="both"/>
        <w:rPr>
          <w:rFonts w:eastAsiaTheme="minorEastAsia"/>
        </w:rPr>
      </w:pPr>
      <m:oMathPara>
        <m:oMath>
          <m:d>
            <m:dPr>
              <m:ctrlPr>
                <w:rPr>
                  <w:rFonts w:ascii="Cambria Math" w:hAnsi="Cambria Math"/>
                </w:rPr>
              </m:ctrlPr>
            </m:dPr>
            <m:e>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eastAsiaTheme="minorEastAsia" w:hAnsi="Cambria Math"/>
                </w:rPr>
                <m:t>I</m:t>
              </m:r>
              <m:ctrlPr>
                <w:rPr>
                  <w:rFonts w:ascii="Cambria Math" w:eastAsiaTheme="minorEastAsia" w:hAnsi="Cambria Math"/>
                  <w:i/>
                </w:rPr>
              </m:ctrlPr>
            </m:e>
          </m:d>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hAnsi="Cambria Math"/>
                  <w:i/>
                </w:rPr>
              </m:ctrlPr>
            </m:sSupPr>
            <m:e>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T</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rsidR="002A0DE5" w:rsidRPr="002A0DE5" w:rsidRDefault="002A0DE5" w:rsidP="005C36CC">
      <w:pPr>
        <w:ind w:firstLine="426"/>
        <w:jc w:val="both"/>
      </w:pPr>
      <w:r>
        <w:rPr>
          <w:rFonts w:eastAsiaTheme="minorEastAsia"/>
        </w:rPr>
        <w:t xml:space="preserve">Ainsi, lorsque </w:t>
      </w:r>
      <w:proofErr w:type="spellStart"/>
      <w:r>
        <w:rPr>
          <w:rFonts w:eastAsiaTheme="minorEastAsia"/>
        </w:rPr>
        <w:t>λ</w:t>
      </w:r>
      <w:r>
        <w:rPr>
          <w:rFonts w:eastAsiaTheme="minorEastAsia"/>
          <w:vertAlign w:val="subscript"/>
        </w:rPr>
        <w:t>i</w:t>
      </w:r>
      <w:proofErr w:type="spellEnd"/>
      <w:r>
        <w:rPr>
          <w:rFonts w:eastAsiaTheme="minorEastAsia"/>
        </w:rPr>
        <w:t xml:space="preserve"> est grand devant le </w:t>
      </w:r>
      <w:proofErr w:type="spellStart"/>
      <w:r w:rsidR="00B27A5B">
        <w:rPr>
          <w:rFonts w:eastAsiaTheme="minorEastAsia"/>
        </w:rPr>
        <w:t>Hessien</w:t>
      </w:r>
      <w:proofErr w:type="spellEnd"/>
      <w:r>
        <w:rPr>
          <w:rFonts w:eastAsiaTheme="minorEastAsia"/>
        </w:rPr>
        <w:t>, l’algorithme tend vers l’algorithme du gradient. Sinon, l’algorithme converge aussi vite que celui de Newton.</w:t>
      </w:r>
    </w:p>
    <w:p w:rsidR="009E0FD2" w:rsidRDefault="009E0FD2" w:rsidP="009E0FD2">
      <w:pPr>
        <w:pStyle w:val="Titre6"/>
      </w:pPr>
      <w:r>
        <w:lastRenderedPageBreak/>
        <w:tab/>
        <w:t>Algorithme de Gauss-Newton (</w:t>
      </w:r>
      <w:proofErr w:type="spellStart"/>
      <w:r w:rsidR="00FC0696" w:rsidRPr="00FC0696">
        <w:rPr>
          <w:highlight w:val="yellow"/>
        </w:rPr>
        <w:t>A.Rondepierre</w:t>
      </w:r>
      <w:proofErr w:type="spellEnd"/>
      <w:r w:rsidR="00FC0696" w:rsidRPr="00FC0696">
        <w:rPr>
          <w:highlight w:val="yellow"/>
        </w:rPr>
        <w:t xml:space="preserve">, </w:t>
      </w:r>
      <w:proofErr w:type="spellStart"/>
      <w:r w:rsidR="00FC0696" w:rsidRPr="00FC0696">
        <w:rPr>
          <w:highlight w:val="yellow"/>
        </w:rPr>
        <w:t>P.Weiss</w:t>
      </w:r>
      <w:proofErr w:type="spellEnd"/>
      <w:r w:rsidR="00FC0696" w:rsidRPr="00FC0696">
        <w:rPr>
          <w:highlight w:val="yellow"/>
        </w:rPr>
        <w:t>, 2013</w:t>
      </w:r>
      <w:r>
        <w:t>)</w:t>
      </w:r>
    </w:p>
    <w:p w:rsidR="007E3578" w:rsidRPr="007E3578" w:rsidRDefault="00812E05" w:rsidP="005C36CC">
      <w:pPr>
        <w:ind w:firstLine="426"/>
        <w:jc w:val="both"/>
      </w:pPr>
      <w:r>
        <w:t xml:space="preserve">Cette méthode, bien que très efficace, est totalement spécifique à la minimisation d’une somme de fonctions au carré. Elle est trop réductrice pour la présente étude ; c’est la raison pour laquelle elle ne sera pas détaillée ici mais répertoriée dans la liste des différentes méthodes qui existent. </w:t>
      </w:r>
    </w:p>
    <w:p w:rsidR="003C4D61" w:rsidRDefault="003C4D61" w:rsidP="009E0FD2">
      <w:pPr>
        <w:pStyle w:val="Titre6"/>
      </w:pPr>
      <w:r>
        <w:tab/>
        <w:t xml:space="preserve">L’algorithme </w:t>
      </w:r>
      <w:r w:rsidR="00CB409B">
        <w:t>NLPQL</w:t>
      </w:r>
      <w:r w:rsidR="00AE685E">
        <w:t xml:space="preserve"> </w:t>
      </w:r>
      <w:r w:rsidR="00316EA7">
        <w:t xml:space="preserve">ou </w:t>
      </w:r>
      <w:r w:rsidR="00CB409B">
        <w:t>BFGS</w:t>
      </w:r>
      <w:r w:rsidR="00B27A5B">
        <w:t xml:space="preserve"> </w:t>
      </w:r>
      <w:r w:rsidR="00AE685E">
        <w:t>(</w:t>
      </w:r>
      <w:proofErr w:type="spellStart"/>
      <w:r w:rsidR="00AE685E" w:rsidRPr="00FC0696">
        <w:rPr>
          <w:highlight w:val="yellow"/>
        </w:rPr>
        <w:t>Cabodevilla</w:t>
      </w:r>
      <w:proofErr w:type="spellEnd"/>
      <w:r w:rsidR="00AE685E">
        <w:t>)</w:t>
      </w:r>
    </w:p>
    <w:p w:rsidR="00A858A2" w:rsidRDefault="00A858A2" w:rsidP="005C36CC">
      <w:pPr>
        <w:ind w:firstLine="426"/>
      </w:pPr>
      <w:r>
        <w:t xml:space="preserve">BFGS sont les initiales de </w:t>
      </w:r>
      <w:proofErr w:type="spellStart"/>
      <w:r>
        <w:t>Brayden</w:t>
      </w:r>
      <w:proofErr w:type="spellEnd"/>
      <w:r>
        <w:t>-Fletcher-</w:t>
      </w:r>
      <w:proofErr w:type="spellStart"/>
      <w:r>
        <w:t>Goldfarb</w:t>
      </w:r>
      <w:proofErr w:type="spellEnd"/>
      <w:r>
        <w:t>-</w:t>
      </w:r>
      <w:proofErr w:type="spellStart"/>
      <w:r>
        <w:t>Shanno</w:t>
      </w:r>
      <w:proofErr w:type="spellEnd"/>
      <w:r>
        <w:t xml:space="preserve">. Cet algorithme est l’un des plus utilisés dans la littérature. La méthode est la suivante : </w:t>
      </w:r>
    </w:p>
    <w:p w:rsidR="00A858A2" w:rsidRDefault="00A858A2" w:rsidP="005C36CC">
      <w:pPr>
        <w:ind w:firstLine="426"/>
      </w:pPr>
      <w:r>
        <w:t>A partir d’un point initial x</w:t>
      </w:r>
      <w:r>
        <w:rPr>
          <w:vertAlign w:val="subscript"/>
        </w:rPr>
        <w:t>0</w:t>
      </w:r>
      <w:r>
        <w:t xml:space="preserve"> et une première approximation du </w:t>
      </w:r>
      <w:proofErr w:type="spellStart"/>
      <w:r w:rsidR="00B27A5B">
        <w:t>Hessien</w:t>
      </w:r>
      <w:proofErr w:type="spellEnd"/>
      <w:r>
        <w:t xml:space="preserve"> H</w:t>
      </w:r>
      <w:r>
        <w:rPr>
          <w:vertAlign w:val="subscript"/>
        </w:rPr>
        <w:t>0</w:t>
      </w:r>
      <w:r w:rsidR="00B27A5B">
        <w:rPr>
          <w:vertAlign w:val="subscript"/>
        </w:rPr>
        <w:t> </w:t>
      </w:r>
      <w:r w:rsidR="00B27A5B">
        <w:t>:</w:t>
      </w:r>
    </w:p>
    <w:p w:rsidR="00A858A2" w:rsidRDefault="00A858A2" w:rsidP="00043ECD">
      <w:pPr>
        <w:pStyle w:val="Paragraphedeliste"/>
        <w:numPr>
          <w:ilvl w:val="0"/>
          <w:numId w:val="26"/>
        </w:numPr>
        <w:ind w:left="709" w:hanging="425"/>
      </w:pPr>
      <w:r>
        <w:t xml:space="preserve">Calculer le pas par : </w:t>
      </w:r>
    </w:p>
    <w:p w:rsidR="00A858A2" w:rsidRPr="005A6218" w:rsidRDefault="003F2299" w:rsidP="00445FC4">
      <w:pPr>
        <w:ind w:left="709" w:hanging="425"/>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rsidR="005A6218" w:rsidRDefault="005A6218" w:rsidP="00043ECD">
      <w:pPr>
        <w:pStyle w:val="Paragraphedeliste"/>
        <w:numPr>
          <w:ilvl w:val="0"/>
          <w:numId w:val="26"/>
        </w:numPr>
        <w:ind w:left="709" w:hanging="425"/>
      </w:pPr>
      <w:r>
        <w:t>Déterminer α</w:t>
      </w:r>
      <w:r>
        <w:rPr>
          <w:vertAlign w:val="subscript"/>
        </w:rPr>
        <w:t>i</w:t>
      </w:r>
      <w:r>
        <w:t xml:space="preserve"> optimal par une méthode de recherche linéaire de son choix (décrites ci-dessus) et calculer : </w:t>
      </w:r>
    </w:p>
    <w:p w:rsidR="005A6218" w:rsidRPr="005A6218" w:rsidRDefault="003F2299" w:rsidP="00445FC4">
      <w:pPr>
        <w:ind w:left="709" w:hanging="425"/>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m:oMathPara>
    </w:p>
    <w:p w:rsidR="005A6218" w:rsidRDefault="005A6218" w:rsidP="00043ECD">
      <w:pPr>
        <w:pStyle w:val="Paragraphedeliste"/>
        <w:numPr>
          <w:ilvl w:val="0"/>
          <w:numId w:val="26"/>
        </w:numPr>
        <w:ind w:left="709" w:hanging="425"/>
      </w:pPr>
      <w:r>
        <w:t xml:space="preserve">Calculer la variation du gradient : </w:t>
      </w:r>
    </w:p>
    <w:p w:rsidR="005A6218" w:rsidRPr="005A6218" w:rsidRDefault="003F2299" w:rsidP="00445FC4">
      <w:pPr>
        <w:ind w:left="709" w:hanging="425"/>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m:t>
              </m:r>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α</m:t>
                  </m:r>
                </m:e>
                <m:sub>
                  <m:r>
                    <w:rPr>
                      <w:rFonts w:ascii="Cambria Math" w:hAnsi="Cambria Math"/>
                    </w:rPr>
                    <m:t>i</m:t>
                  </m:r>
                </m:sub>
              </m:sSub>
            </m:den>
          </m:f>
        </m:oMath>
      </m:oMathPara>
    </w:p>
    <w:p w:rsidR="005A6218" w:rsidRDefault="005A6218" w:rsidP="00043ECD">
      <w:pPr>
        <w:pStyle w:val="Paragraphedeliste"/>
        <w:numPr>
          <w:ilvl w:val="0"/>
          <w:numId w:val="26"/>
        </w:numPr>
        <w:ind w:left="709" w:hanging="425"/>
      </w:pPr>
      <w:r>
        <w:t xml:space="preserve">Puis la nouvelle estimation du </w:t>
      </w:r>
      <w:proofErr w:type="spellStart"/>
      <w:r w:rsidR="00B27A5B">
        <w:t>Hessien</w:t>
      </w:r>
      <w:proofErr w:type="spellEnd"/>
      <w:r>
        <w:t xml:space="preserve"> est donnée par : </w:t>
      </w:r>
    </w:p>
    <w:p w:rsidR="005A6218" w:rsidRPr="005A6218" w:rsidRDefault="003F2299" w:rsidP="00445FC4">
      <w:pPr>
        <w:ind w:left="709" w:hanging="425"/>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T</m:t>
                  </m:r>
                </m:sup>
              </m:sSubSup>
            </m:num>
            <m:den>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T</m:t>
                  </m:r>
                </m:sup>
              </m:sSubSup>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rsidR="005A6218" w:rsidRPr="00A858A2" w:rsidRDefault="005A6218" w:rsidP="005A6218"/>
    <w:p w:rsidR="00AE685E" w:rsidRPr="00AE685E" w:rsidRDefault="00AE685E" w:rsidP="00142E5D">
      <w:pPr>
        <w:pStyle w:val="Titre6"/>
      </w:pPr>
      <w:r>
        <w:t>L’algorithme DFP (</w:t>
      </w:r>
      <w:proofErr w:type="spellStart"/>
      <w:r w:rsidR="00FC0696" w:rsidRPr="00FC0696">
        <w:rPr>
          <w:highlight w:val="yellow"/>
        </w:rPr>
        <w:t>X.Antoine</w:t>
      </w:r>
      <w:proofErr w:type="spellEnd"/>
      <w:r w:rsidR="00FC0696" w:rsidRPr="00FC0696">
        <w:rPr>
          <w:highlight w:val="yellow"/>
        </w:rPr>
        <w:t xml:space="preserve">, </w:t>
      </w:r>
      <w:proofErr w:type="spellStart"/>
      <w:r w:rsidR="00FC0696" w:rsidRPr="00FC0696">
        <w:rPr>
          <w:highlight w:val="yellow"/>
        </w:rPr>
        <w:t>P.Dreyfuss</w:t>
      </w:r>
      <w:proofErr w:type="spellEnd"/>
      <w:r w:rsidR="00FC0696" w:rsidRPr="00FC0696">
        <w:rPr>
          <w:highlight w:val="yellow"/>
        </w:rPr>
        <w:t xml:space="preserve">, </w:t>
      </w:r>
      <w:proofErr w:type="spellStart"/>
      <w:r w:rsidR="00FC0696" w:rsidRPr="00FC0696">
        <w:rPr>
          <w:highlight w:val="yellow"/>
        </w:rPr>
        <w:t>Y.Privat</w:t>
      </w:r>
      <w:proofErr w:type="spellEnd"/>
      <w:r w:rsidR="00FC0696" w:rsidRPr="00FC0696">
        <w:rPr>
          <w:highlight w:val="yellow"/>
        </w:rPr>
        <w:t>, 2006-2007</w:t>
      </w:r>
      <w:r>
        <w:t>)</w:t>
      </w:r>
    </w:p>
    <w:p w:rsidR="009E617B" w:rsidRDefault="009E617B" w:rsidP="005C36CC">
      <w:pPr>
        <w:ind w:firstLine="426"/>
        <w:jc w:val="both"/>
      </w:pPr>
      <w:r>
        <w:t xml:space="preserve">DFP sont les initiales de </w:t>
      </w:r>
      <w:proofErr w:type="spellStart"/>
      <w:r>
        <w:t>Davidon</w:t>
      </w:r>
      <w:proofErr w:type="spellEnd"/>
      <w:r>
        <w:t xml:space="preserve">-Fletcher-Powell. C’est une variante de la méthode BFGS. Seule l’étape de mise à jour du </w:t>
      </w:r>
      <w:proofErr w:type="spellStart"/>
      <w:r w:rsidR="00B27A5B">
        <w:t>Hessien</w:t>
      </w:r>
      <w:proofErr w:type="spellEnd"/>
      <w:r>
        <w:t xml:space="preserve"> change : </w:t>
      </w:r>
    </w:p>
    <w:p w:rsidR="00EF5853" w:rsidRPr="005A6218" w:rsidRDefault="003F2299" w:rsidP="00EF5853">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sSubSup>
                <m:sSubSupPr>
                  <m:ctrlPr>
                    <w:rPr>
                      <w:rFonts w:ascii="Cambria Math" w:hAnsi="Cambria Math"/>
                      <w:i/>
                    </w:rPr>
                  </m:ctrlPr>
                </m:sSub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H+H∆</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sub>
                  <m:r>
                    <w:rPr>
                      <w:rFonts w:ascii="Cambria Math" w:hAnsi="Cambria Math"/>
                    </w:rPr>
                    <m:t>i</m:t>
                  </m:r>
                </m:sub>
                <m:sup>
                  <m:r>
                    <w:rPr>
                      <w:rFonts w:ascii="Cambria Math" w:hAnsi="Cambria Math"/>
                    </w:rPr>
                    <m:t>T</m:t>
                  </m:r>
                </m:sup>
              </m:sSubSup>
            </m:num>
            <m:den>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+(1+</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i</m:t>
                  </m:r>
                </m:sub>
              </m:sSub>
            </m:num>
            <m:den>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T</m:t>
                  </m:r>
                </m:sup>
              </m:sSubSup>
            </m:num>
            <m:den>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rsidR="003C4D61" w:rsidRPr="003C4D61" w:rsidRDefault="003C4D61" w:rsidP="003C4D61"/>
    <w:p w:rsidR="003C4D61" w:rsidRDefault="003C4D61" w:rsidP="009E0FD2">
      <w:pPr>
        <w:pStyle w:val="Titre5"/>
      </w:pPr>
      <w:r>
        <w:t xml:space="preserve">Simplex de </w:t>
      </w:r>
      <w:proofErr w:type="spellStart"/>
      <w:r>
        <w:t>Nelder</w:t>
      </w:r>
      <w:proofErr w:type="spellEnd"/>
      <w:r>
        <w:t xml:space="preserve"> &amp; Mead</w:t>
      </w:r>
      <w:r w:rsidR="00AE685E">
        <w:t xml:space="preserve"> (</w:t>
      </w:r>
      <w:proofErr w:type="spellStart"/>
      <w:r w:rsidR="00AE685E" w:rsidRPr="00FC0696">
        <w:rPr>
          <w:highlight w:val="yellow"/>
        </w:rPr>
        <w:t>Cabodevilla</w:t>
      </w:r>
      <w:proofErr w:type="spellEnd"/>
      <w:r w:rsidR="00AE685E">
        <w:t>)</w:t>
      </w:r>
    </w:p>
    <w:p w:rsidR="00784464" w:rsidRDefault="00CB577E" w:rsidP="005C36CC">
      <w:pPr>
        <w:autoSpaceDE w:val="0"/>
        <w:autoSpaceDN w:val="0"/>
        <w:adjustRightInd w:val="0"/>
        <w:spacing w:line="240" w:lineRule="auto"/>
        <w:ind w:firstLine="426"/>
        <w:jc w:val="both"/>
        <w:rPr>
          <w:rFonts w:cs="F16"/>
        </w:rPr>
      </w:pPr>
      <w:r w:rsidRPr="00784464">
        <w:rPr>
          <w:rFonts w:cs="F16"/>
        </w:rPr>
        <w:t>Parmi les algorithmes d'ordr</w:t>
      </w:r>
      <w:r w:rsidR="00784464">
        <w:rPr>
          <w:rFonts w:cs="F16"/>
        </w:rPr>
        <w:t>e 0, la méthode d'optimisation Simplex</w:t>
      </w:r>
      <w:r w:rsidRPr="00784464">
        <w:rPr>
          <w:rFonts w:cs="F16"/>
        </w:rPr>
        <w:t xml:space="preserve"> de </w:t>
      </w:r>
      <w:proofErr w:type="spellStart"/>
      <w:r w:rsidRPr="00784464">
        <w:rPr>
          <w:rFonts w:cs="F16"/>
        </w:rPr>
        <w:t>Nelder</w:t>
      </w:r>
      <w:proofErr w:type="spellEnd"/>
      <w:r w:rsidRPr="00784464">
        <w:rPr>
          <w:rFonts w:cs="F16"/>
        </w:rPr>
        <w:t xml:space="preserve"> &amp; Mead est l'une des plus anciennes connues et est encore aujourd'hui souvent utilisée (</w:t>
      </w:r>
      <w:proofErr w:type="spellStart"/>
      <w:r w:rsidRPr="00784464">
        <w:rPr>
          <w:rFonts w:cs="F55"/>
        </w:rPr>
        <w:t>fminsearch</w:t>
      </w:r>
      <w:proofErr w:type="spellEnd"/>
      <w:r w:rsidRPr="00784464">
        <w:rPr>
          <w:rFonts w:cs="F55"/>
        </w:rPr>
        <w:t xml:space="preserve"> </w:t>
      </w:r>
      <w:r w:rsidRPr="00784464">
        <w:rPr>
          <w:rFonts w:cs="F16"/>
        </w:rPr>
        <w:t xml:space="preserve">de </w:t>
      </w:r>
      <w:proofErr w:type="spellStart"/>
      <w:r w:rsidRPr="00784464">
        <w:rPr>
          <w:rFonts w:cs="F16"/>
        </w:rPr>
        <w:t>matlab</w:t>
      </w:r>
      <w:proofErr w:type="spellEnd"/>
      <w:r w:rsidR="00784464">
        <w:rPr>
          <w:rFonts w:cs="F16"/>
        </w:rPr>
        <w:t>).</w:t>
      </w:r>
      <w:r w:rsidR="00784464" w:rsidRPr="00784464">
        <w:rPr>
          <w:rFonts w:cs="F16"/>
        </w:rPr>
        <w:t xml:space="preserve"> </w:t>
      </w:r>
      <w:r w:rsidRPr="00784464">
        <w:rPr>
          <w:rFonts w:cs="F16"/>
        </w:rPr>
        <w:t xml:space="preserve">Un Simplex est un tableau de </w:t>
      </w:r>
      <w:r w:rsidRPr="00784464">
        <w:rPr>
          <w:rFonts w:cs="CMMI10"/>
        </w:rPr>
        <w:t xml:space="preserve">n </w:t>
      </w:r>
      <w:r w:rsidRPr="00784464">
        <w:rPr>
          <w:rFonts w:cs="CMR10"/>
        </w:rPr>
        <w:t xml:space="preserve">+ 1 </w:t>
      </w:r>
      <w:r w:rsidR="00784464">
        <w:rPr>
          <w:rFonts w:cs="F16"/>
        </w:rPr>
        <w:t>vecteurs</w:t>
      </w:r>
      <w:r w:rsidRPr="00784464">
        <w:rPr>
          <w:rFonts w:cs="F16"/>
        </w:rPr>
        <w:t xml:space="preserve"> de </w:t>
      </w:r>
      <w:r w:rsidRPr="00784464">
        <w:rPr>
          <w:rFonts w:cs="CMMI10"/>
        </w:rPr>
        <w:t xml:space="preserve">n </w:t>
      </w:r>
      <w:r w:rsidR="00784464">
        <w:rPr>
          <w:rFonts w:cs="F16"/>
        </w:rPr>
        <w:t>paramètres</w:t>
      </w:r>
      <w:r w:rsidRPr="00784464">
        <w:rPr>
          <w:rFonts w:cs="F16"/>
        </w:rPr>
        <w:t>. La méthode procède à une</w:t>
      </w:r>
      <w:r w:rsidR="00784464" w:rsidRPr="00784464">
        <w:rPr>
          <w:rFonts w:cs="F16"/>
        </w:rPr>
        <w:t xml:space="preserve"> </w:t>
      </w:r>
      <w:r w:rsidRPr="00784464">
        <w:rPr>
          <w:rFonts w:cs="F16"/>
        </w:rPr>
        <w:t>série de :</w:t>
      </w:r>
      <w:r w:rsidR="00784464">
        <w:rPr>
          <w:rFonts w:cs="F16"/>
        </w:rPr>
        <w:t xml:space="preserve"> </w:t>
      </w:r>
    </w:p>
    <w:p w:rsidR="00784464" w:rsidRPr="00784464" w:rsidRDefault="00784464" w:rsidP="00043ECD">
      <w:pPr>
        <w:pStyle w:val="Paragraphedeliste"/>
        <w:numPr>
          <w:ilvl w:val="0"/>
          <w:numId w:val="29"/>
        </w:numPr>
        <w:autoSpaceDE w:val="0"/>
        <w:autoSpaceDN w:val="0"/>
        <w:adjustRightInd w:val="0"/>
        <w:spacing w:line="240" w:lineRule="auto"/>
        <w:ind w:left="709" w:hanging="425"/>
        <w:jc w:val="both"/>
        <w:rPr>
          <w:rFonts w:cs="F16"/>
        </w:rPr>
      </w:pPr>
      <w:r w:rsidRPr="00784464">
        <w:rPr>
          <w:rFonts w:cs="F16"/>
        </w:rPr>
        <w:t>Réfl</w:t>
      </w:r>
      <w:r w:rsidR="00CB577E" w:rsidRPr="00784464">
        <w:rPr>
          <w:rFonts w:cs="F16"/>
        </w:rPr>
        <w:t>exions (le volume du Simplex reste constant)</w:t>
      </w:r>
      <w:r w:rsidRPr="00784464">
        <w:rPr>
          <w:rFonts w:cs="F16"/>
        </w:rPr>
        <w:t xml:space="preserve"> </w:t>
      </w:r>
      <w:r w:rsidR="00CB577E" w:rsidRPr="00784464">
        <w:rPr>
          <w:rFonts w:cs="F16"/>
        </w:rPr>
        <w:t>pour déplacer le barycentre du Simplex en direction du point de critère le plus faible.</w:t>
      </w:r>
    </w:p>
    <w:p w:rsidR="00784464" w:rsidRPr="00784464" w:rsidRDefault="00CB577E" w:rsidP="00043ECD">
      <w:pPr>
        <w:pStyle w:val="Paragraphedeliste"/>
        <w:numPr>
          <w:ilvl w:val="0"/>
          <w:numId w:val="29"/>
        </w:numPr>
        <w:autoSpaceDE w:val="0"/>
        <w:autoSpaceDN w:val="0"/>
        <w:adjustRightInd w:val="0"/>
        <w:spacing w:line="240" w:lineRule="auto"/>
        <w:ind w:left="709" w:hanging="425"/>
        <w:jc w:val="both"/>
        <w:rPr>
          <w:rFonts w:cs="F16"/>
        </w:rPr>
      </w:pPr>
      <w:r w:rsidRPr="00784464">
        <w:rPr>
          <w:rFonts w:cs="F16"/>
        </w:rPr>
        <w:t>Expansions (le volume augmente)</w:t>
      </w:r>
      <w:r w:rsidR="00784464" w:rsidRPr="00784464">
        <w:rPr>
          <w:rFonts w:cs="F16"/>
        </w:rPr>
        <w:t xml:space="preserve"> </w:t>
      </w:r>
      <w:r w:rsidRPr="00784464">
        <w:rPr>
          <w:rFonts w:cs="F16"/>
        </w:rPr>
        <w:t>qui étendent le Simplex en direction du point de critère le plus faible.</w:t>
      </w:r>
    </w:p>
    <w:p w:rsidR="00AB1223" w:rsidRPr="000C043E" w:rsidRDefault="00CC310B" w:rsidP="00043ECD">
      <w:pPr>
        <w:pStyle w:val="Paragraphedeliste"/>
        <w:numPr>
          <w:ilvl w:val="0"/>
          <w:numId w:val="29"/>
        </w:numPr>
        <w:autoSpaceDE w:val="0"/>
        <w:autoSpaceDN w:val="0"/>
        <w:adjustRightInd w:val="0"/>
        <w:spacing w:line="240" w:lineRule="auto"/>
        <w:ind w:left="709" w:hanging="425"/>
        <w:jc w:val="both"/>
      </w:pPr>
      <w:r>
        <w:rPr>
          <w:rFonts w:cs="F16"/>
        </w:rPr>
        <w:t>Contractions</w:t>
      </w:r>
    </w:p>
    <w:p w:rsidR="00265178" w:rsidRDefault="00265178">
      <w:r>
        <w:br w:type="page"/>
      </w:r>
    </w:p>
    <w:p w:rsidR="000C043E" w:rsidRPr="00CC310B" w:rsidRDefault="000C043E" w:rsidP="005C36CC">
      <w:pPr>
        <w:autoSpaceDE w:val="0"/>
        <w:autoSpaceDN w:val="0"/>
        <w:adjustRightInd w:val="0"/>
        <w:spacing w:line="240" w:lineRule="auto"/>
        <w:ind w:firstLine="426"/>
        <w:jc w:val="both"/>
      </w:pPr>
      <w:r>
        <w:lastRenderedPageBreak/>
        <w:t xml:space="preserve">La méthode de l’algorithme est décrite ci-dessous : </w:t>
      </w:r>
    </w:p>
    <w:p w:rsidR="00CC310B" w:rsidRDefault="00B9642A" w:rsidP="005C36CC">
      <w:pPr>
        <w:autoSpaceDE w:val="0"/>
        <w:autoSpaceDN w:val="0"/>
        <w:adjustRightInd w:val="0"/>
        <w:spacing w:line="240" w:lineRule="auto"/>
        <w:ind w:firstLine="426"/>
        <w:jc w:val="both"/>
        <w:rPr>
          <w:rFonts w:eastAsiaTheme="minorEastAsia"/>
        </w:rPr>
      </w:pPr>
      <w:r>
        <w:t xml:space="preserve">Le vecteur donnant le critère le plus grand à la </w:t>
      </w:r>
      <w:proofErr w:type="spellStart"/>
      <w:r>
        <w:t>kème</w:t>
      </w:r>
      <w:proofErr w:type="spellEnd"/>
      <w:r>
        <w:t xml:space="preserve"> itération </w:t>
      </w:r>
      <w:proofErr w:type="spellStart"/>
      <w:r w:rsidR="003F0F83">
        <w:t>x</w:t>
      </w:r>
      <w:r w:rsidR="003F0F83">
        <w:rPr>
          <w:vertAlign w:val="subscript"/>
        </w:rPr>
        <w:t>kmax</w:t>
      </w:r>
      <w:proofErr w:type="spellEnd"/>
      <w:r w:rsidR="003F0F83">
        <w:t xml:space="preserve"> </w:t>
      </w:r>
      <w:r>
        <w:t>est projeté à travers le barycentre de l’ensemble</w:t>
      </w:r>
      <w:r w:rsidR="003F0F83">
        <w:t xml:space="preserve"> des autres vecteurs du simplex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k</m:t>
                </m:r>
              </m:sub>
            </m:sSub>
          </m:e>
        </m:acc>
      </m:oMath>
      <w:r w:rsidR="003F0F83">
        <w:rPr>
          <w:rFonts w:eastAsiaTheme="minorEastAsia"/>
        </w:rPr>
        <w:t xml:space="preserve"> : </w:t>
      </w:r>
    </w:p>
    <w:p w:rsidR="003F0F83" w:rsidRPr="003F0F83" w:rsidRDefault="003F2299" w:rsidP="003F0F83">
      <w:pPr>
        <w:autoSpaceDE w:val="0"/>
        <w:autoSpaceDN w:val="0"/>
        <w:adjustRightInd w:val="0"/>
        <w:spacing w:line="240" w:lineRule="auto"/>
        <w:jc w:val="both"/>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r</m:t>
              </m:r>
            </m:sub>
            <m:sup>
              <m:r>
                <w:rPr>
                  <w:rFonts w:ascii="Cambria Math" w:hAnsi="Cambria Math"/>
                </w:rPr>
                <m:t>k</m:t>
              </m:r>
            </m:sup>
          </m:sSubSup>
          <m:r>
            <w:rPr>
              <w:rFonts w:ascii="Cambria Math" w:hAnsi="Cambria Math"/>
            </w:rPr>
            <m:t>=</m:t>
          </m:r>
          <m:d>
            <m:dPr>
              <m:ctrlPr>
                <w:rPr>
                  <w:rFonts w:ascii="Cambria Math" w:hAnsi="Cambria Math"/>
                  <w:i/>
                </w:rPr>
              </m:ctrlPr>
            </m:dPr>
            <m:e>
              <m:r>
                <w:rPr>
                  <w:rFonts w:ascii="Cambria Math" w:hAnsi="Cambria Math"/>
                </w:rPr>
                <m:t>1+α</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k</m:t>
                  </m:r>
                </m:sub>
              </m:sSub>
            </m:e>
          </m:acc>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kmax</m:t>
              </m:r>
            </m:sub>
          </m:sSub>
          <m:r>
            <w:rPr>
              <w:rFonts w:ascii="Cambria Math" w:eastAsiaTheme="minorEastAsia" w:hAnsi="Cambria Math"/>
            </w:rPr>
            <m:t xml:space="preserve"> avec </m:t>
          </m:r>
          <m:r>
            <w:rPr>
              <w:rFonts w:ascii="Cambria Math" w:hAnsi="Cambria Math"/>
            </w:rPr>
            <m:t>α=1</m:t>
          </m:r>
        </m:oMath>
      </m:oMathPara>
    </w:p>
    <w:p w:rsidR="003F0F83" w:rsidRDefault="003F0F83" w:rsidP="005C36CC">
      <w:pPr>
        <w:autoSpaceDE w:val="0"/>
        <w:autoSpaceDN w:val="0"/>
        <w:adjustRightInd w:val="0"/>
        <w:spacing w:line="240" w:lineRule="auto"/>
        <w:ind w:firstLine="426"/>
        <w:jc w:val="both"/>
        <w:rPr>
          <w:rFonts w:eastAsiaTheme="minorEastAsia"/>
        </w:rPr>
      </w:pPr>
      <w:r>
        <w:rPr>
          <w:rFonts w:eastAsiaTheme="minorEastAsia"/>
        </w:rPr>
        <w:t xml:space="preserve">Le point </w:t>
      </w:r>
      <w:proofErr w:type="spellStart"/>
      <w:r>
        <w:rPr>
          <w:rFonts w:eastAsiaTheme="minorEastAsia"/>
        </w:rPr>
        <w:t>x</w:t>
      </w:r>
      <w:r>
        <w:rPr>
          <w:rFonts w:eastAsiaTheme="minorEastAsia"/>
          <w:vertAlign w:val="subscript"/>
        </w:rPr>
        <w:t>r</w:t>
      </w:r>
      <w:proofErr w:type="spellEnd"/>
      <w:r>
        <w:rPr>
          <w:rFonts w:eastAsiaTheme="minorEastAsia"/>
        </w:rPr>
        <w:t xml:space="preserve"> remplace donc le point </w:t>
      </w:r>
      <w:proofErr w:type="spellStart"/>
      <w:r>
        <w:rPr>
          <w:rFonts w:eastAsiaTheme="minorEastAsia"/>
        </w:rPr>
        <w:t>x</w:t>
      </w:r>
      <w:r>
        <w:rPr>
          <w:rFonts w:eastAsiaTheme="minorEastAsia"/>
          <w:vertAlign w:val="subscript"/>
        </w:rPr>
        <w:t>kmax</w:t>
      </w:r>
      <w:proofErr w:type="spellEnd"/>
      <w:r>
        <w:rPr>
          <w:rFonts w:eastAsiaTheme="minorEastAsia"/>
        </w:rPr>
        <w:t xml:space="preserve"> pour former un nouveau simplexe. Souvent, le point réfléchi est le symétrique du point </w:t>
      </w:r>
      <w:proofErr w:type="spellStart"/>
      <w:r>
        <w:rPr>
          <w:rFonts w:eastAsiaTheme="minorEastAsia"/>
        </w:rPr>
        <w:t>x</w:t>
      </w:r>
      <w:r>
        <w:rPr>
          <w:rFonts w:eastAsiaTheme="minorEastAsia"/>
          <w:vertAlign w:val="subscript"/>
        </w:rPr>
        <w:t>kmax</w:t>
      </w:r>
      <w:proofErr w:type="spellEnd"/>
      <w:r>
        <w:rPr>
          <w:rFonts w:eastAsiaTheme="minorEastAsia"/>
        </w:rPr>
        <w:t xml:space="preserve"> par rapport au barycentre, c’est la raison pour laquelle α=1.</w:t>
      </w:r>
    </w:p>
    <w:p w:rsidR="003F0F83" w:rsidRDefault="003F0F83" w:rsidP="005C36CC">
      <w:pPr>
        <w:autoSpaceDE w:val="0"/>
        <w:autoSpaceDN w:val="0"/>
        <w:adjustRightInd w:val="0"/>
        <w:spacing w:line="240" w:lineRule="auto"/>
        <w:ind w:firstLine="426"/>
        <w:jc w:val="both"/>
        <w:rPr>
          <w:rFonts w:eastAsiaTheme="minorEastAsia"/>
        </w:rPr>
      </w:pPr>
      <w:r>
        <w:rPr>
          <w:rFonts w:eastAsiaTheme="minorEastAsia"/>
        </w:rPr>
        <w:t xml:space="preserve">Si l’étape de réflexion donne un point correspondant à une valeur de la fonction inférieure aux valeurs des autres points du simplexe, cette direction est privilégiée et le sommet subit une expansion par la relation suivante : </w:t>
      </w:r>
    </w:p>
    <w:p w:rsidR="003F0F83" w:rsidRPr="007B5660" w:rsidRDefault="003F2299" w:rsidP="003F0F83">
      <w:pPr>
        <w:autoSpaceDE w:val="0"/>
        <w:autoSpaceDN w:val="0"/>
        <w:adjustRightInd w:val="0"/>
        <w:spacing w:line="240" w:lineRule="auto"/>
        <w:jc w:val="both"/>
        <w:rPr>
          <w:rFonts w:eastAsiaTheme="minorEastAsia"/>
        </w:rPr>
      </w:pPr>
      <m:oMathPara>
        <m:oMath>
          <m:sSubSup>
            <m:sSubSupPr>
              <m:ctrlPr>
                <w:rPr>
                  <w:rFonts w:ascii="Cambria Math" w:hAnsi="Cambria Math"/>
                  <w:i/>
                </w:rPr>
              </m:ctrlPr>
            </m:sSubSupPr>
            <m:e>
              <m:r>
                <w:rPr>
                  <w:rFonts w:ascii="Cambria Math" w:hAnsi="Cambria Math"/>
                </w:rPr>
                <m:t>x</m:t>
              </m:r>
            </m:e>
            <m:sub>
              <m:r>
                <m:rPr>
                  <m:sty m:val="p"/>
                </m:rPr>
                <w:rPr>
                  <w:rFonts w:ascii="Cambria Math" w:hAnsi="Cambria Math"/>
                </w:rPr>
                <m:t>expan</m:t>
              </m:r>
            </m:sub>
            <m:sup>
              <m:r>
                <w:rPr>
                  <w:rFonts w:ascii="Cambria Math" w:hAnsi="Cambria Math"/>
                </w:rPr>
                <m:t>k</m:t>
              </m:r>
            </m:sup>
          </m:sSubSup>
          <m:r>
            <w:rPr>
              <w:rFonts w:ascii="Cambria Math" w:hAnsi="Cambria Math"/>
            </w:rPr>
            <m:t>=γ</m:t>
          </m:r>
          <m:sSubSup>
            <m:sSubSupPr>
              <m:ctrlPr>
                <w:rPr>
                  <w:rFonts w:ascii="Cambria Math" w:hAnsi="Cambria Math"/>
                  <w:i/>
                </w:rPr>
              </m:ctrlPr>
            </m:sSubSupPr>
            <m:e>
              <m:r>
                <w:rPr>
                  <w:rFonts w:ascii="Cambria Math" w:hAnsi="Cambria Math"/>
                </w:rPr>
                <m:t>x</m:t>
              </m:r>
            </m:e>
            <m:sub>
              <m:r>
                <w:rPr>
                  <w:rFonts w:ascii="Cambria Math" w:hAnsi="Cambria Math"/>
                </w:rPr>
                <m:t>r</m:t>
              </m:r>
            </m:sub>
            <m:sup>
              <m:r>
                <w:rPr>
                  <w:rFonts w:ascii="Cambria Math" w:hAnsi="Cambria Math"/>
                </w:rPr>
                <m:t>k</m:t>
              </m:r>
            </m:sup>
          </m:sSubSup>
          <m:r>
            <w:rPr>
              <w:rFonts w:ascii="Cambria Math" w:hAnsi="Cambria Math"/>
            </w:rPr>
            <m:t>+(1-γ)</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k</m:t>
                  </m:r>
                </m:sub>
              </m:sSub>
            </m:e>
          </m:acc>
        </m:oMath>
      </m:oMathPara>
    </w:p>
    <w:p w:rsidR="007B5660" w:rsidRDefault="007B5660" w:rsidP="003F0F83">
      <w:pPr>
        <w:autoSpaceDE w:val="0"/>
        <w:autoSpaceDN w:val="0"/>
        <w:adjustRightInd w:val="0"/>
        <w:spacing w:line="240" w:lineRule="auto"/>
        <w:jc w:val="both"/>
        <w:rPr>
          <w:rFonts w:eastAsiaTheme="minorEastAsia"/>
        </w:rPr>
      </w:pPr>
      <w:proofErr w:type="gramStart"/>
      <w:r>
        <w:rPr>
          <w:rFonts w:eastAsiaTheme="minorEastAsia"/>
        </w:rPr>
        <w:t>où</w:t>
      </w:r>
      <w:proofErr w:type="gramEnd"/>
      <w:r>
        <w:rPr>
          <w:rFonts w:eastAsiaTheme="minorEastAsia"/>
        </w:rPr>
        <w:t xml:space="preserve"> γ est laissé au choix de l’utilisateur et varie généralement entre 1 et 2 suivant la convexité de la fonction f. </w:t>
      </w:r>
    </w:p>
    <w:p w:rsidR="007B5660" w:rsidRDefault="00ED7D6B" w:rsidP="005C36CC">
      <w:pPr>
        <w:autoSpaceDE w:val="0"/>
        <w:autoSpaceDN w:val="0"/>
        <w:adjustRightInd w:val="0"/>
        <w:spacing w:line="240" w:lineRule="auto"/>
        <w:ind w:firstLine="426"/>
        <w:jc w:val="both"/>
        <w:rPr>
          <w:rFonts w:eastAsiaTheme="minorEastAsia"/>
        </w:rPr>
      </w:pPr>
      <w:r>
        <w:rPr>
          <w:rFonts w:eastAsiaTheme="minorEastAsia"/>
        </w:rPr>
        <w:t>Si</w:t>
      </w:r>
      <m:oMath>
        <m:r>
          <w:rPr>
            <w:rFonts w:ascii="Cambria Math" w:eastAsiaTheme="minorEastAsia" w:hAnsi="Cambria Math"/>
          </w:rPr>
          <m:t xml:space="preserve"> 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expan</m:t>
                </m:r>
              </m:sub>
              <m:sup>
                <m:r>
                  <w:rPr>
                    <w:rFonts w:ascii="Cambria Math" w:eastAsiaTheme="minorEastAsia" w:hAnsi="Cambria Math"/>
                  </w:rPr>
                  <m:t>k</m:t>
                </m:r>
              </m:sup>
            </m:sSubSup>
          </m:e>
        </m:d>
        <m:r>
          <w:rPr>
            <w:rFonts w:ascii="Cambria Math" w:eastAsiaTheme="minorEastAsia" w:hAnsi="Cambria Math"/>
          </w:rPr>
          <m:t>&lt;f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r</m:t>
                </m:r>
              </m:sub>
              <m:sup>
                <m:r>
                  <w:rPr>
                    <w:rFonts w:ascii="Cambria Math" w:eastAsiaTheme="minorEastAsia" w:hAnsi="Cambria Math"/>
                  </w:rPr>
                  <m:t>k</m:t>
                </m:r>
              </m:sup>
            </m:sSubSup>
          </m:e>
        </m:d>
      </m:oMath>
      <w:r w:rsidR="007B5660">
        <w:rPr>
          <w:rFonts w:eastAsiaTheme="minorEastAsia"/>
        </w:rPr>
        <w:t>, le point x</w:t>
      </w:r>
      <w:proofErr w:type="spellStart"/>
      <w:r w:rsidR="007B5660">
        <w:rPr>
          <w:rFonts w:eastAsiaTheme="minorEastAsia"/>
          <w:vertAlign w:val="subscript"/>
        </w:rPr>
        <w:t>r</w:t>
      </w:r>
      <w:r w:rsidR="007B5660">
        <w:rPr>
          <w:rFonts w:eastAsiaTheme="minorEastAsia"/>
          <w:vertAlign w:val="superscript"/>
        </w:rPr>
        <w:t>k</w:t>
      </w:r>
      <w:proofErr w:type="spellEnd"/>
      <w:r w:rsidR="007B5660">
        <w:rPr>
          <w:rFonts w:eastAsiaTheme="minorEastAsia"/>
        </w:rPr>
        <w:t xml:space="preserve"> est remplacé par le point </w:t>
      </w:r>
      <w:proofErr w:type="spellStart"/>
      <w:r w:rsidR="007B5660">
        <w:rPr>
          <w:rFonts w:eastAsiaTheme="minorEastAsia"/>
        </w:rPr>
        <w:t>x</w:t>
      </w:r>
      <w:r w:rsidR="007B5660">
        <w:rPr>
          <w:rFonts w:eastAsiaTheme="minorEastAsia"/>
          <w:vertAlign w:val="subscript"/>
        </w:rPr>
        <w:t>expan</w:t>
      </w:r>
      <w:r w:rsidR="007B5660">
        <w:rPr>
          <w:rFonts w:eastAsiaTheme="minorEastAsia"/>
          <w:vertAlign w:val="superscript"/>
        </w:rPr>
        <w:t>k</w:t>
      </w:r>
      <w:proofErr w:type="spellEnd"/>
      <w:r w:rsidR="007B5660">
        <w:rPr>
          <w:rFonts w:eastAsiaTheme="minorEastAsia"/>
        </w:rPr>
        <w:t xml:space="preserve"> dans le nouveau simplexe. Dans le cas contraire, le point </w:t>
      </w:r>
      <w:proofErr w:type="spellStart"/>
      <w:r w:rsidR="007B5660">
        <w:rPr>
          <w:rFonts w:eastAsiaTheme="minorEastAsia"/>
        </w:rPr>
        <w:t>x</w:t>
      </w:r>
      <w:r w:rsidR="007B5660">
        <w:rPr>
          <w:rFonts w:eastAsiaTheme="minorEastAsia"/>
          <w:vertAlign w:val="subscript"/>
        </w:rPr>
        <w:t>r</w:t>
      </w:r>
      <w:r w:rsidR="007B5660">
        <w:rPr>
          <w:rFonts w:eastAsiaTheme="minorEastAsia"/>
          <w:vertAlign w:val="superscript"/>
        </w:rPr>
        <w:t>k</w:t>
      </w:r>
      <w:proofErr w:type="spellEnd"/>
      <w:r w:rsidR="007B5660">
        <w:rPr>
          <w:rFonts w:eastAsiaTheme="minorEastAsia"/>
        </w:rPr>
        <w:t xml:space="preserve"> est conservé. </w:t>
      </w:r>
    </w:p>
    <w:p w:rsidR="007B5660" w:rsidRDefault="007B5660" w:rsidP="005C36CC">
      <w:pPr>
        <w:autoSpaceDE w:val="0"/>
        <w:autoSpaceDN w:val="0"/>
        <w:adjustRightInd w:val="0"/>
        <w:spacing w:line="240" w:lineRule="auto"/>
        <w:ind w:firstLine="426"/>
        <w:jc w:val="both"/>
        <w:rPr>
          <w:rFonts w:eastAsiaTheme="minorEastAsia"/>
        </w:rPr>
      </w:pPr>
      <w:r>
        <w:rPr>
          <w:rFonts w:eastAsiaTheme="minorEastAsia"/>
        </w:rPr>
        <w:t xml:space="preserve">Au contraire, si l’étape de réflexion donne encore un point correspondant à la valeur maximum de f sur le simplexe, le mouvement est contracté : </w:t>
      </w:r>
    </w:p>
    <w:p w:rsidR="007B5660" w:rsidRPr="007B5660" w:rsidRDefault="003F2299" w:rsidP="007B5660">
      <w:pPr>
        <w:autoSpaceDE w:val="0"/>
        <w:autoSpaceDN w:val="0"/>
        <w:adjustRightInd w:val="0"/>
        <w:spacing w:line="240" w:lineRule="auto"/>
        <w:jc w:val="both"/>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comp</m:t>
              </m:r>
            </m:sub>
            <m:sup>
              <m:r>
                <w:rPr>
                  <w:rFonts w:ascii="Cambria Math" w:hAnsi="Cambria Math"/>
                </w:rPr>
                <m:t>k</m:t>
              </m:r>
            </m:sup>
          </m:sSubSup>
          <m:r>
            <w:rPr>
              <w:rFonts w:ascii="Cambria Math" w:hAnsi="Cambria Math"/>
            </w:rPr>
            <m:t>=β</m:t>
          </m:r>
          <m:sSubSup>
            <m:sSubSupPr>
              <m:ctrlPr>
                <w:rPr>
                  <w:rFonts w:ascii="Cambria Math" w:hAnsi="Cambria Math"/>
                  <w:i/>
                </w:rPr>
              </m:ctrlPr>
            </m:sSubSupPr>
            <m:e>
              <m:r>
                <w:rPr>
                  <w:rFonts w:ascii="Cambria Math" w:hAnsi="Cambria Math"/>
                </w:rPr>
                <m:t>x</m:t>
              </m:r>
            </m:e>
            <m:sub>
              <m:r>
                <w:rPr>
                  <w:rFonts w:ascii="Cambria Math" w:hAnsi="Cambria Math"/>
                </w:rPr>
                <m:t>r</m:t>
              </m:r>
            </m:sub>
            <m:sup>
              <m:r>
                <w:rPr>
                  <w:rFonts w:ascii="Cambria Math" w:hAnsi="Cambria Math"/>
                </w:rPr>
                <m:t>k</m:t>
              </m:r>
            </m:sup>
          </m:sSubSup>
          <m:r>
            <w:rPr>
              <w:rFonts w:ascii="Cambria Math" w:hAnsi="Cambria Math"/>
            </w:rPr>
            <m:t>+(1-β)</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k</m:t>
                  </m:r>
                </m:sub>
              </m:sSub>
            </m:e>
          </m:acc>
        </m:oMath>
      </m:oMathPara>
    </w:p>
    <w:p w:rsidR="007B5660" w:rsidRDefault="00ED7D6B" w:rsidP="007B5660">
      <w:pPr>
        <w:autoSpaceDE w:val="0"/>
        <w:autoSpaceDN w:val="0"/>
        <w:adjustRightInd w:val="0"/>
        <w:spacing w:line="240" w:lineRule="auto"/>
        <w:jc w:val="both"/>
        <w:rPr>
          <w:rFonts w:eastAsiaTheme="minorEastAsia"/>
        </w:rPr>
      </w:pPr>
      <w:proofErr w:type="gramStart"/>
      <w:r>
        <w:rPr>
          <w:rFonts w:eastAsiaTheme="minorEastAsia"/>
        </w:rPr>
        <w:t>o</w:t>
      </w:r>
      <w:r w:rsidR="007B5660">
        <w:rPr>
          <w:rFonts w:eastAsiaTheme="minorEastAsia"/>
        </w:rPr>
        <w:t>ù</w:t>
      </w:r>
      <w:proofErr w:type="gramEnd"/>
      <w:r w:rsidR="007B5660">
        <w:rPr>
          <w:rFonts w:eastAsiaTheme="minorEastAsia"/>
        </w:rPr>
        <w:t xml:space="preserve"> β est laissé au choix de l’utilisateur et varie entre 0.2 et 1.</w:t>
      </w:r>
    </w:p>
    <w:p w:rsidR="00ED7D6B" w:rsidRDefault="00ED7D6B" w:rsidP="005C36CC">
      <w:pPr>
        <w:autoSpaceDE w:val="0"/>
        <w:autoSpaceDN w:val="0"/>
        <w:adjustRightInd w:val="0"/>
        <w:spacing w:line="240" w:lineRule="auto"/>
        <w:ind w:firstLine="426"/>
        <w:jc w:val="both"/>
        <w:rPr>
          <w:rFonts w:eastAsiaTheme="minorEastAsia"/>
        </w:rPr>
      </w:pPr>
      <w:r>
        <w:rPr>
          <w:rFonts w:eastAsiaTheme="minorEastAsia"/>
        </w:rPr>
        <w:t>Si</w:t>
      </w:r>
      <m:oMath>
        <m:r>
          <w:rPr>
            <w:rFonts w:ascii="Cambria Math" w:eastAsiaTheme="minorEastAsia" w:hAnsi="Cambria Math"/>
          </w:rPr>
          <m:t xml:space="preserve"> 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comp</m:t>
                </m:r>
              </m:sub>
              <m:sup>
                <m:r>
                  <w:rPr>
                    <w:rFonts w:ascii="Cambria Math" w:eastAsiaTheme="minorEastAsia" w:hAnsi="Cambria Math"/>
                  </w:rPr>
                  <m:t>k</m:t>
                </m:r>
              </m:sup>
            </m:sSubSup>
          </m:e>
        </m:d>
        <m:r>
          <w:rPr>
            <w:rFonts w:ascii="Cambria Math" w:eastAsiaTheme="minorEastAsia" w:hAnsi="Cambria Math"/>
          </w:rPr>
          <m:t>&lt;f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r</m:t>
                </m:r>
              </m:sub>
              <m:sup>
                <m:r>
                  <w:rPr>
                    <w:rFonts w:ascii="Cambria Math" w:eastAsiaTheme="minorEastAsia" w:hAnsi="Cambria Math"/>
                  </w:rPr>
                  <m:t>k</m:t>
                </m:r>
              </m:sup>
            </m:sSubSup>
          </m:e>
        </m:d>
      </m:oMath>
      <w:r w:rsidR="007B5660">
        <w:rPr>
          <w:rFonts w:eastAsiaTheme="minorEastAsia"/>
        </w:rPr>
        <w:t>,</w:t>
      </w:r>
      <w:r>
        <w:rPr>
          <w:rFonts w:eastAsiaTheme="minorEastAsia"/>
        </w:rPr>
        <w:t xml:space="preserve"> le point </w:t>
      </w:r>
      <w:proofErr w:type="spellStart"/>
      <w:r>
        <w:rPr>
          <w:rFonts w:eastAsiaTheme="minorEastAsia"/>
        </w:rPr>
        <w:t>x</w:t>
      </w:r>
      <w:r>
        <w:rPr>
          <w:rFonts w:eastAsiaTheme="minorEastAsia"/>
          <w:vertAlign w:val="subscript"/>
        </w:rPr>
        <w:t>r</w:t>
      </w:r>
      <w:r>
        <w:rPr>
          <w:rFonts w:eastAsiaTheme="minorEastAsia"/>
          <w:vertAlign w:val="superscript"/>
        </w:rPr>
        <w:t>k</w:t>
      </w:r>
      <w:proofErr w:type="spellEnd"/>
      <w:r>
        <w:rPr>
          <w:rFonts w:eastAsiaTheme="minorEastAsia"/>
        </w:rPr>
        <w:t xml:space="preserve"> est remplacé par le point </w:t>
      </w:r>
      <w:proofErr w:type="spellStart"/>
      <w:r>
        <w:rPr>
          <w:rFonts w:eastAsiaTheme="minorEastAsia"/>
        </w:rPr>
        <w:t>x</w:t>
      </w:r>
      <w:r>
        <w:rPr>
          <w:rFonts w:eastAsiaTheme="minorEastAsia"/>
          <w:vertAlign w:val="subscript"/>
        </w:rPr>
        <w:t>comp</w:t>
      </w:r>
      <w:r>
        <w:rPr>
          <w:rFonts w:eastAsiaTheme="minorEastAsia"/>
          <w:vertAlign w:val="superscript"/>
        </w:rPr>
        <w:t>k</w:t>
      </w:r>
      <w:proofErr w:type="spellEnd"/>
      <w:r>
        <w:rPr>
          <w:rFonts w:eastAsiaTheme="minorEastAsia"/>
        </w:rPr>
        <w:t xml:space="preserve"> dans le nouveau simplexe. Dans le cas contraire, un mouvement de réduction de tous les vecteurs du simplexe en direction du vecteur donnant le critère le plus faible </w:t>
      </w:r>
      <w:proofErr w:type="spellStart"/>
      <w:r w:rsidRPr="00ED7D6B">
        <w:rPr>
          <w:rFonts w:eastAsiaTheme="minorEastAsia"/>
        </w:rPr>
        <w:t>x</w:t>
      </w:r>
      <w:r>
        <w:rPr>
          <w:rFonts w:eastAsiaTheme="minorEastAsia"/>
          <w:vertAlign w:val="subscript"/>
        </w:rPr>
        <w:t>kmin</w:t>
      </w:r>
      <w:proofErr w:type="spellEnd"/>
      <w:r>
        <w:rPr>
          <w:rFonts w:eastAsiaTheme="minorEastAsia"/>
        </w:rPr>
        <w:t xml:space="preserve"> </w:t>
      </w:r>
      <w:r w:rsidRPr="00ED7D6B">
        <w:rPr>
          <w:rFonts w:eastAsiaTheme="minorEastAsia"/>
        </w:rPr>
        <w:t>est</w:t>
      </w:r>
      <w:r>
        <w:rPr>
          <w:rFonts w:eastAsiaTheme="minorEastAsia"/>
        </w:rPr>
        <w:t xml:space="preserve"> effectué afin d’adapter le simplexe à la topologie du problème étudié.</w:t>
      </w:r>
    </w:p>
    <w:p w:rsidR="00ED7D6B" w:rsidRPr="00ED7D6B" w:rsidRDefault="003F2299" w:rsidP="007B5660">
      <w:pPr>
        <w:autoSpaceDE w:val="0"/>
        <w:autoSpaceDN w:val="0"/>
        <w:adjustRightInd w:val="0"/>
        <w:spacing w:line="24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k+1</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kmin</m:t>
                  </m:r>
                </m:sub>
              </m:sSub>
            </m:num>
            <m:den>
              <m:r>
                <w:rPr>
                  <w:rFonts w:ascii="Cambria Math" w:eastAsiaTheme="minorEastAsia" w:hAnsi="Cambria Math"/>
                </w:rPr>
                <m:t>2</m:t>
              </m:r>
            </m:den>
          </m:f>
        </m:oMath>
      </m:oMathPara>
    </w:p>
    <w:p w:rsidR="00ED7D6B" w:rsidRDefault="00ED7D6B" w:rsidP="005C36CC">
      <w:pPr>
        <w:autoSpaceDE w:val="0"/>
        <w:autoSpaceDN w:val="0"/>
        <w:adjustRightInd w:val="0"/>
        <w:spacing w:line="240" w:lineRule="auto"/>
        <w:ind w:firstLine="426"/>
        <w:jc w:val="both"/>
        <w:rPr>
          <w:rFonts w:eastAsiaTheme="minorEastAsia"/>
        </w:rPr>
      </w:pPr>
      <w:r>
        <w:rPr>
          <w:rFonts w:eastAsiaTheme="minorEastAsia"/>
        </w:rPr>
        <w:t>Si</w:t>
      </w:r>
      <m:oMath>
        <m:r>
          <w:rPr>
            <w:rFonts w:ascii="Cambria Math" w:eastAsiaTheme="minorEastAsia" w:hAnsi="Cambria Math"/>
          </w:rPr>
          <m:t xml:space="preserve"> 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r</m:t>
                </m:r>
              </m:sub>
              <m:sup>
                <m:r>
                  <w:rPr>
                    <w:rFonts w:ascii="Cambria Math" w:eastAsiaTheme="minorEastAsia" w:hAnsi="Cambria Math"/>
                  </w:rPr>
                  <m:t>k</m:t>
                </m:r>
              </m:sup>
            </m:sSubSup>
          </m:e>
        </m:d>
        <m:r>
          <w:rPr>
            <w:rFonts w:ascii="Cambria Math" w:eastAsiaTheme="minorEastAsia" w:hAnsi="Cambria Math"/>
          </w:rPr>
          <m:t>&gt;f(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kmax</m:t>
            </m:r>
          </m:sub>
        </m:sSub>
        <m:r>
          <w:rPr>
            <w:rFonts w:ascii="Cambria Math" w:eastAsiaTheme="minorEastAsia" w:hAnsi="Cambria Math"/>
          </w:rPr>
          <m:t>)</m:t>
        </m:r>
      </m:oMath>
      <w:r>
        <w:rPr>
          <w:rFonts w:eastAsiaTheme="minorEastAsia"/>
        </w:rPr>
        <w:t>, le simplexe initial subit une réduction : les étapes 1, 2 et 3 sont ignorées.</w:t>
      </w:r>
    </w:p>
    <w:p w:rsidR="00ED7D6B" w:rsidRDefault="00ED7D6B" w:rsidP="005C36CC">
      <w:pPr>
        <w:autoSpaceDE w:val="0"/>
        <w:autoSpaceDN w:val="0"/>
        <w:adjustRightInd w:val="0"/>
        <w:spacing w:line="240" w:lineRule="auto"/>
        <w:ind w:firstLine="426"/>
        <w:jc w:val="both"/>
        <w:rPr>
          <w:rFonts w:eastAsiaTheme="minorEastAsia"/>
        </w:rPr>
      </w:pPr>
      <w:r>
        <w:rPr>
          <w:rFonts w:eastAsiaTheme="minorEastAsia"/>
        </w:rPr>
        <w:t>Si</w:t>
      </w:r>
      <m:oMath>
        <m:r>
          <w:rPr>
            <w:rFonts w:ascii="Cambria Math" w:eastAsiaTheme="minorEastAsia" w:hAnsi="Cambria Math"/>
          </w:rPr>
          <m:t xml:space="preserve"> 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r</m:t>
                </m:r>
              </m:sub>
              <m:sup>
                <m:r>
                  <w:rPr>
                    <w:rFonts w:ascii="Cambria Math" w:eastAsiaTheme="minorEastAsia" w:hAnsi="Cambria Math"/>
                  </w:rPr>
                  <m:t>k</m:t>
                </m:r>
              </m:sup>
            </m:sSubSup>
          </m:e>
        </m:d>
        <m:r>
          <w:rPr>
            <w:rFonts w:ascii="Cambria Math" w:eastAsiaTheme="minorEastAsia" w:hAnsi="Cambria Math"/>
          </w:rPr>
          <m:t>&lt;f(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kmax</m:t>
            </m:r>
          </m:sub>
        </m:sSub>
        <m:r>
          <w:rPr>
            <w:rFonts w:ascii="Cambria Math" w:eastAsiaTheme="minorEastAsia" w:hAnsi="Cambria Math"/>
          </w:rPr>
          <m:t>)</m:t>
        </m:r>
      </m:oMath>
      <w:r>
        <w:rPr>
          <w:rFonts w:eastAsiaTheme="minorEastAsia"/>
        </w:rPr>
        <w:t>, le simplexe réfléchi subit une réduction : les étapes 2 et 3 sont ignorées.</w:t>
      </w:r>
    </w:p>
    <w:p w:rsidR="000C043E" w:rsidRDefault="000C043E" w:rsidP="007B5660">
      <w:pPr>
        <w:autoSpaceDE w:val="0"/>
        <w:autoSpaceDN w:val="0"/>
        <w:adjustRightInd w:val="0"/>
        <w:spacing w:line="240" w:lineRule="auto"/>
        <w:jc w:val="both"/>
        <w:rPr>
          <w:rFonts w:eastAsiaTheme="minorEastAsia"/>
        </w:rPr>
      </w:pPr>
    </w:p>
    <w:p w:rsidR="000C043E" w:rsidRDefault="000C043E" w:rsidP="005C36CC">
      <w:pPr>
        <w:autoSpaceDE w:val="0"/>
        <w:autoSpaceDN w:val="0"/>
        <w:adjustRightInd w:val="0"/>
        <w:spacing w:line="240" w:lineRule="auto"/>
        <w:ind w:firstLine="426"/>
        <w:jc w:val="both"/>
        <w:rPr>
          <w:rFonts w:eastAsiaTheme="minorEastAsia"/>
        </w:rPr>
      </w:pPr>
      <w:r>
        <w:rPr>
          <w:rFonts w:eastAsiaTheme="minorEastAsia"/>
        </w:rPr>
        <w:t>Le choix des constantes α et β est très important dans le déroulement du processus de résolution. Pour ne pas prendre trop de risques, un choix de ces paramètres autour de 1 peut souvent être judicieux.</w:t>
      </w:r>
    </w:p>
    <w:p w:rsidR="000C043E" w:rsidRPr="00ED7D6B" w:rsidRDefault="000C043E" w:rsidP="005C36CC">
      <w:pPr>
        <w:autoSpaceDE w:val="0"/>
        <w:autoSpaceDN w:val="0"/>
        <w:adjustRightInd w:val="0"/>
        <w:spacing w:line="240" w:lineRule="auto"/>
        <w:ind w:firstLine="426"/>
        <w:jc w:val="both"/>
        <w:rPr>
          <w:rFonts w:eastAsiaTheme="minorEastAsia"/>
        </w:rPr>
      </w:pPr>
      <w:r>
        <w:rPr>
          <w:rFonts w:eastAsiaTheme="minorEastAsia"/>
        </w:rPr>
        <w:t xml:space="preserve">Cette méthode fonctionne bien </w:t>
      </w:r>
      <w:r w:rsidR="00FF3EF8">
        <w:rPr>
          <w:rFonts w:eastAsiaTheme="minorEastAsia"/>
        </w:rPr>
        <w:t>à</w:t>
      </w:r>
      <w:r w:rsidR="00265178">
        <w:rPr>
          <w:rFonts w:eastAsiaTheme="minorEastAsia"/>
        </w:rPr>
        <w:t xml:space="preserve"> </w:t>
      </w:r>
      <w:r>
        <w:rPr>
          <w:rFonts w:eastAsiaTheme="minorEastAsia"/>
        </w:rPr>
        <w:t>priori, mais aucune preuve mathématique n’assure la convergence pour une fonction dont la dimension de l’intervalle de départ est supérieure à 2.</w:t>
      </w:r>
    </w:p>
    <w:p w:rsidR="00265178" w:rsidRDefault="00265178">
      <w:pPr>
        <w:rPr>
          <w:rFonts w:asciiTheme="majorHAnsi" w:eastAsiaTheme="majorEastAsia" w:hAnsiTheme="majorHAnsi" w:cstheme="majorBidi"/>
          <w:color w:val="2E74B5" w:themeColor="accent1" w:themeShade="BF"/>
        </w:rPr>
      </w:pPr>
      <w:r>
        <w:br w:type="page"/>
      </w:r>
    </w:p>
    <w:p w:rsidR="00AE685E" w:rsidRDefault="00AE685E" w:rsidP="009E0FD2">
      <w:pPr>
        <w:pStyle w:val="Titre5"/>
      </w:pPr>
      <w:r>
        <w:lastRenderedPageBreak/>
        <w:t xml:space="preserve">Méthode de recherche </w:t>
      </w:r>
      <w:proofErr w:type="spellStart"/>
      <w:r>
        <w:t>multi-directionnelle</w:t>
      </w:r>
      <w:proofErr w:type="spellEnd"/>
      <w:r>
        <w:t xml:space="preserve"> (</w:t>
      </w:r>
      <w:r w:rsidR="00FC0696" w:rsidRPr="00FC0696">
        <w:rPr>
          <w:highlight w:val="yellow"/>
        </w:rPr>
        <w:t>Bergman, 2010</w:t>
      </w:r>
      <w:r>
        <w:t>)</w:t>
      </w:r>
    </w:p>
    <w:p w:rsidR="003D7D5B" w:rsidRPr="003D7D5B" w:rsidRDefault="003D7D5B" w:rsidP="005C36CC">
      <w:pPr>
        <w:autoSpaceDE w:val="0"/>
        <w:autoSpaceDN w:val="0"/>
        <w:adjustRightInd w:val="0"/>
        <w:spacing w:line="240" w:lineRule="auto"/>
        <w:ind w:firstLine="426"/>
        <w:jc w:val="both"/>
      </w:pPr>
      <w:r w:rsidRPr="003D7D5B">
        <w:rPr>
          <w:rFonts w:cs="SFRM1000"/>
        </w:rPr>
        <w:t xml:space="preserve">Ce type de méthodes consiste à effectuer des recherches unidirectionnelles suivant des directions orthogonales, formant une base de l’espace considéré, idéalement choisies. La méthode la plus évidente pour un problème de recherche </w:t>
      </w:r>
      <w:proofErr w:type="spellStart"/>
      <w:r w:rsidRPr="003D7D5B">
        <w:rPr>
          <w:rFonts w:cs="SFRM1000"/>
        </w:rPr>
        <w:t>multi-directionnelle</w:t>
      </w:r>
      <w:proofErr w:type="spellEnd"/>
      <w:r w:rsidRPr="003D7D5B">
        <w:rPr>
          <w:rFonts w:cs="SFRM1000"/>
        </w:rPr>
        <w:t xml:space="preserve"> est de choisir pour directions de recherche la base canonique de</w:t>
      </w:r>
      <m:oMath>
        <m:sSup>
          <m:sSupPr>
            <m:ctrlPr>
              <w:rPr>
                <w:rFonts w:ascii="Cambria Math" w:hAnsi="Cambria Math" w:cs="SFRM1000"/>
                <w:i/>
              </w:rPr>
            </m:ctrlPr>
          </m:sSupPr>
          <m:e>
            <m:r>
              <w:rPr>
                <w:rFonts w:ascii="Cambria Math" w:hAnsi="Cambria Math" w:cs="SFRM1000"/>
              </w:rPr>
              <m:t xml:space="preserve"> R</m:t>
            </m:r>
          </m:e>
          <m:sup>
            <m:r>
              <w:rPr>
                <w:rFonts w:ascii="Cambria Math" w:hAnsi="Cambria Math" w:cs="SFRM1000"/>
              </w:rPr>
              <m:t>n</m:t>
            </m:r>
          </m:sup>
        </m:sSup>
      </m:oMath>
      <w:r w:rsidRPr="003D7D5B">
        <w:rPr>
          <w:rFonts w:cs="SFRM1000"/>
        </w:rPr>
        <w:t xml:space="preserve">. </w:t>
      </w:r>
      <w:r w:rsidR="00F267EC">
        <w:rPr>
          <w:rFonts w:cs="SFRM1000"/>
        </w:rPr>
        <w:t>U</w:t>
      </w:r>
      <w:r w:rsidRPr="003D7D5B">
        <w:rPr>
          <w:rFonts w:cs="SFRM1000"/>
        </w:rPr>
        <w:t xml:space="preserve">ne minimisation unidirectionnelle </w:t>
      </w:r>
      <w:r w:rsidR="00F267EC">
        <w:rPr>
          <w:rFonts w:cs="SFRM1000"/>
        </w:rPr>
        <w:t xml:space="preserve">doit donc être réalisée </w:t>
      </w:r>
      <w:r w:rsidRPr="003D7D5B">
        <w:rPr>
          <w:rFonts w:cs="SFRM1000"/>
        </w:rPr>
        <w:t>dans chaque direction successive, et ceci jusqu’à convergence. Ce type d’algorithme présente le défaut majeur d’avoir un comportement oscillant (recherche suivant des directions o</w:t>
      </w:r>
      <w:r w:rsidR="00F267EC">
        <w:rPr>
          <w:rFonts w:cs="SFRM1000"/>
        </w:rPr>
        <w:t>rthogonales) menant au minimum.</w:t>
      </w:r>
    </w:p>
    <w:p w:rsidR="00976E8E" w:rsidRDefault="00976E8E" w:rsidP="009E0FD2">
      <w:pPr>
        <w:pStyle w:val="Titre4"/>
      </w:pPr>
      <w:r>
        <w:t>Avec contraintes</w:t>
      </w:r>
    </w:p>
    <w:p w:rsidR="00372190" w:rsidRDefault="00372190" w:rsidP="005C36CC">
      <w:pPr>
        <w:ind w:firstLine="426"/>
        <w:jc w:val="both"/>
      </w:pPr>
      <w:r>
        <w:t xml:space="preserve">Soit le problème d’optimisation sous contraintes suivant : </w:t>
      </w:r>
    </w:p>
    <w:p w:rsidR="00372190" w:rsidRPr="00372190" w:rsidRDefault="003F2299" w:rsidP="00654903">
      <w:pPr>
        <w:jc w:val="both"/>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x∈K</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avec K∁</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 xml:space="preserve"> convexe et fermé</m:t>
              </m:r>
            </m:e>
          </m:func>
        </m:oMath>
      </m:oMathPara>
    </w:p>
    <w:p w:rsidR="004A62EC" w:rsidRPr="00142E5D" w:rsidRDefault="004A62EC" w:rsidP="00142E5D">
      <w:pPr>
        <w:pStyle w:val="Titre5"/>
        <w:numPr>
          <w:ilvl w:val="0"/>
          <w:numId w:val="47"/>
        </w:numPr>
        <w:rPr>
          <w:rFonts w:eastAsiaTheme="minorEastAsia"/>
        </w:rPr>
      </w:pPr>
      <w:r w:rsidRPr="00142E5D">
        <w:rPr>
          <w:rFonts w:eastAsiaTheme="minorEastAsia"/>
        </w:rPr>
        <w:t>Les méthodes de projection</w:t>
      </w:r>
    </w:p>
    <w:p w:rsidR="00695B22" w:rsidRDefault="00372190" w:rsidP="005C36CC">
      <w:pPr>
        <w:ind w:firstLine="426"/>
        <w:jc w:val="both"/>
      </w:pPr>
      <w:r>
        <w:rPr>
          <w:rFonts w:eastAsiaTheme="minorEastAsia"/>
        </w:rPr>
        <w:t xml:space="preserve">L’une des façons de résoudre un problème d’optimisation sous contraintes est d’adapter un algorithme de descente de façon à respecter, à chaque pas de l’itération, les contraintes. </w:t>
      </w:r>
      <w:r w:rsidR="00695B22">
        <w:rPr>
          <w:rFonts w:eastAsiaTheme="minorEastAsia"/>
        </w:rPr>
        <w:t xml:space="preserve">Pour respecter ces contraintes, il est possible d’appliquer une projection </w:t>
      </w:r>
      <w:r w:rsidR="00ED1313">
        <w:rPr>
          <w:rFonts w:eastAsiaTheme="minorEastAsia"/>
        </w:rPr>
        <w:t xml:space="preserve">sur l’espace entier afin de rester dans le bon domaine. </w:t>
      </w:r>
      <w:r w:rsidR="00695B22">
        <w:t xml:space="preserve">Comme K est un ensemble convexe et fermé, il existe un unique vecteur y de K appelé « projection de x sur K » et défini comme solution du problème de minimisation : </w:t>
      </w:r>
    </w:p>
    <w:p w:rsidR="00695B22" w:rsidRPr="00695B22" w:rsidRDefault="00695B22" w:rsidP="005C36CC">
      <w:pPr>
        <w:ind w:firstLine="426"/>
        <w:jc w:val="both"/>
        <w:rPr>
          <w:rFonts w:eastAsiaTheme="minorEastAsia"/>
        </w:rPr>
      </w:pPr>
      <m:oMathPara>
        <m:oMath>
          <m:r>
            <w:rPr>
              <w:rFonts w:ascii="Cambria Math" w:hAnsi="Cambria Math"/>
            </w:rPr>
            <m:t>y=</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u∈K</m:t>
                  </m:r>
                </m:lim>
              </m:limLow>
            </m:fName>
            <m:e>
              <m:d>
                <m:dPr>
                  <m:begChr m:val="‖"/>
                  <m:endChr m:val="‖"/>
                  <m:ctrlPr>
                    <w:rPr>
                      <w:rFonts w:ascii="Cambria Math" w:hAnsi="Cambria Math"/>
                      <w:i/>
                    </w:rPr>
                  </m:ctrlPr>
                </m:dPr>
                <m:e>
                  <m:r>
                    <w:rPr>
                      <w:rFonts w:ascii="Cambria Math" w:hAnsi="Cambria Math"/>
                    </w:rPr>
                    <m:t>u-x</m:t>
                  </m:r>
                </m:e>
              </m:d>
            </m:e>
          </m:func>
        </m:oMath>
      </m:oMathPara>
    </w:p>
    <w:p w:rsidR="00695B22" w:rsidRDefault="00695B22" w:rsidP="005C36CC">
      <w:pPr>
        <w:ind w:firstLine="426"/>
        <w:jc w:val="both"/>
      </w:pPr>
      <w:r>
        <w:rPr>
          <w:rFonts w:eastAsiaTheme="minorEastAsia"/>
        </w:rPr>
        <w:t xml:space="preserve">Ce vecteur sera </w:t>
      </w:r>
      <w:r w:rsidR="004A62EC">
        <w:rPr>
          <w:rFonts w:eastAsiaTheme="minorEastAsia"/>
        </w:rPr>
        <w:t>noté</w:t>
      </w:r>
      <m:oMath>
        <m:r>
          <w:rPr>
            <w:rFonts w:ascii="Cambria Math" w:eastAsiaTheme="minorEastAsia" w:hAnsi="Cambria Math"/>
          </w:rPr>
          <m:t xml:space="preserve"> y=</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(x)</m:t>
        </m:r>
      </m:oMath>
      <w:r>
        <w:rPr>
          <w:rFonts w:eastAsiaTheme="minorEastAsia"/>
        </w:rPr>
        <w:t>.</w:t>
      </w:r>
    </w:p>
    <w:p w:rsidR="00372190" w:rsidRDefault="00ED1313" w:rsidP="005C36CC">
      <w:pPr>
        <w:ind w:firstLine="426"/>
        <w:jc w:val="both"/>
        <w:rPr>
          <w:rFonts w:eastAsiaTheme="minorEastAsia"/>
        </w:rPr>
      </w:pPr>
      <w:r>
        <w:rPr>
          <w:rFonts w:eastAsiaTheme="minorEastAsia"/>
        </w:rPr>
        <w:t>Ainsi, si u</w:t>
      </w:r>
      <w:r w:rsidR="00372190">
        <w:rPr>
          <w:rFonts w:eastAsiaTheme="minorEastAsia"/>
        </w:rPr>
        <w:t xml:space="preserve">ne approximation </w:t>
      </w:r>
      <w:proofErr w:type="spellStart"/>
      <w:r w:rsidR="00372190">
        <w:rPr>
          <w:rFonts w:eastAsiaTheme="minorEastAsia"/>
        </w:rPr>
        <w:t>x</w:t>
      </w:r>
      <w:r w:rsidR="00372190">
        <w:rPr>
          <w:rFonts w:eastAsiaTheme="minorEastAsia"/>
          <w:vertAlign w:val="subscript"/>
        </w:rPr>
        <w:t>k</w:t>
      </w:r>
      <w:proofErr w:type="spellEnd"/>
      <w:r>
        <w:rPr>
          <w:rFonts w:eastAsiaTheme="minorEastAsia"/>
        </w:rPr>
        <w:t xml:space="preserve"> de K est supposée connue, c</w:t>
      </w:r>
      <w:r w:rsidR="00372190">
        <w:rPr>
          <w:rFonts w:eastAsiaTheme="minorEastAsia"/>
        </w:rPr>
        <w:t xml:space="preserve">omme pour un algorithme de descente classique, la direction de descente </w:t>
      </w:r>
      <w:proofErr w:type="spellStart"/>
      <w:r w:rsidR="00372190">
        <w:rPr>
          <w:rFonts w:eastAsiaTheme="minorEastAsia"/>
        </w:rPr>
        <w:t>d</w:t>
      </w:r>
      <w:r w:rsidR="00372190">
        <w:rPr>
          <w:rFonts w:eastAsiaTheme="minorEastAsia"/>
          <w:vertAlign w:val="subscript"/>
        </w:rPr>
        <w:t>k</w:t>
      </w:r>
      <w:proofErr w:type="spellEnd"/>
      <w:r w:rsidR="00372190">
        <w:rPr>
          <w:rFonts w:eastAsiaTheme="minorEastAsia"/>
          <w:vertAlign w:val="subscript"/>
        </w:rPr>
        <w:t xml:space="preserve"> </w:t>
      </w:r>
      <w:r w:rsidR="00372190">
        <w:rPr>
          <w:rFonts w:eastAsiaTheme="minorEastAsia"/>
        </w:rPr>
        <w:t>et α</w:t>
      </w:r>
      <w:r w:rsidR="00372190">
        <w:rPr>
          <w:rFonts w:eastAsiaTheme="minorEastAsia"/>
          <w:vertAlign w:val="subscript"/>
        </w:rPr>
        <w:t>k</w:t>
      </w:r>
      <w:r w:rsidR="00372190">
        <w:rPr>
          <w:rFonts w:eastAsiaTheme="minorEastAsia"/>
        </w:rPr>
        <w:t xml:space="preserve"> sont déterminés. L’approximation suivante est </w:t>
      </w:r>
      <w:r>
        <w:rPr>
          <w:rFonts w:eastAsiaTheme="minorEastAsia"/>
        </w:rPr>
        <w:t xml:space="preserve">ensuite </w:t>
      </w:r>
      <w:r w:rsidR="00372190">
        <w:rPr>
          <w:rFonts w:eastAsiaTheme="minorEastAsia"/>
        </w:rPr>
        <w:t xml:space="preserve">définie par une projection : </w:t>
      </w:r>
    </w:p>
    <w:p w:rsidR="00372190" w:rsidRPr="00372190" w:rsidRDefault="003F2299" w:rsidP="00654903">
      <w:pPr>
        <w:jc w:val="both"/>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oMath>
      </m:oMathPara>
    </w:p>
    <w:p w:rsidR="00976E8E" w:rsidRDefault="00976E8E" w:rsidP="00142E5D">
      <w:pPr>
        <w:pStyle w:val="Titre6"/>
        <w:numPr>
          <w:ilvl w:val="0"/>
          <w:numId w:val="48"/>
        </w:numPr>
      </w:pPr>
      <w:r>
        <w:t>Méthode du gradient projeté (</w:t>
      </w:r>
      <w:proofErr w:type="spellStart"/>
      <w:r w:rsidR="00FC0696" w:rsidRPr="00142E5D">
        <w:rPr>
          <w:highlight w:val="yellow"/>
        </w:rPr>
        <w:t>X.Antoine</w:t>
      </w:r>
      <w:proofErr w:type="spellEnd"/>
      <w:r w:rsidR="00FC0696" w:rsidRPr="00142E5D">
        <w:rPr>
          <w:highlight w:val="yellow"/>
        </w:rPr>
        <w:t xml:space="preserve">, </w:t>
      </w:r>
      <w:proofErr w:type="spellStart"/>
      <w:r w:rsidR="00FC0696" w:rsidRPr="00142E5D">
        <w:rPr>
          <w:highlight w:val="yellow"/>
        </w:rPr>
        <w:t>P.Dreyfuss</w:t>
      </w:r>
      <w:proofErr w:type="spellEnd"/>
      <w:r w:rsidR="00FC0696" w:rsidRPr="00142E5D">
        <w:rPr>
          <w:highlight w:val="yellow"/>
        </w:rPr>
        <w:t xml:space="preserve">, </w:t>
      </w:r>
      <w:proofErr w:type="spellStart"/>
      <w:r w:rsidR="00FC0696" w:rsidRPr="00142E5D">
        <w:rPr>
          <w:highlight w:val="yellow"/>
        </w:rPr>
        <w:t>Y.Privat</w:t>
      </w:r>
      <w:proofErr w:type="spellEnd"/>
      <w:r w:rsidR="00FC0696" w:rsidRPr="00142E5D">
        <w:rPr>
          <w:highlight w:val="yellow"/>
        </w:rPr>
        <w:t>, 2006-2007</w:t>
      </w:r>
      <w:r>
        <w:t>)</w:t>
      </w:r>
    </w:p>
    <w:p w:rsidR="00372190" w:rsidRDefault="00654903" w:rsidP="005C36CC">
      <w:pPr>
        <w:ind w:firstLine="426"/>
        <w:jc w:val="both"/>
      </w:pPr>
      <w:r>
        <w:t>Soit</w:t>
      </w:r>
      <m:oMath>
        <m:sSub>
          <m:sSubPr>
            <m:ctrlPr>
              <w:rPr>
                <w:rFonts w:ascii="Cambria Math" w:hAnsi="Cambria Math"/>
                <w:i/>
              </w:rPr>
            </m:ctrlPr>
          </m:sSubPr>
          <m:e>
            <m:r>
              <w:rPr>
                <w:rFonts w:ascii="Cambria Math" w:hAnsi="Cambria Math"/>
              </w:rPr>
              <m:t xml:space="preserve"> d</m:t>
            </m:r>
          </m:e>
          <m:sub>
            <m:r>
              <w:rPr>
                <w:rFonts w:ascii="Cambria Math" w:hAnsi="Cambria Math"/>
              </w:rPr>
              <m:t>k</m:t>
            </m:r>
          </m:sub>
        </m:sSub>
        <m:r>
          <w:rPr>
            <w:rFonts w:ascii="Cambria Math" w:hAnsi="Cambria Math"/>
          </w:rPr>
          <m:t>=-</m:t>
        </m:r>
        <m:r>
          <m:rPr>
            <m:sty m:val="p"/>
          </m:rPr>
          <w:rPr>
            <w:rFonts w:ascii="Cambria Math" w:hAnsi="Cambria Math"/>
          </w:rPr>
          <m:t>∇</m:t>
        </m:r>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72190">
        <w:rPr>
          <w:rFonts w:eastAsiaTheme="minorEastAsia"/>
        </w:rPr>
        <w:t>.</w:t>
      </w:r>
      <w:r>
        <w:rPr>
          <w:rFonts w:eastAsiaTheme="minorEastAsia"/>
        </w:rPr>
        <w:t xml:space="preserve"> </w:t>
      </w:r>
      <w:r>
        <w:t>A partir d’un point initial x</w:t>
      </w:r>
      <w:r>
        <w:rPr>
          <w:vertAlign w:val="subscript"/>
        </w:rPr>
        <w:t>0</w:t>
      </w:r>
      <w:r>
        <w:t xml:space="preserve">, tant que le critère de convergence n’est pas respecté : </w:t>
      </w:r>
    </w:p>
    <w:p w:rsidR="00654903" w:rsidRDefault="00654903" w:rsidP="00043ECD">
      <w:pPr>
        <w:pStyle w:val="Paragraphedeliste"/>
        <w:numPr>
          <w:ilvl w:val="0"/>
          <w:numId w:val="28"/>
        </w:numPr>
        <w:ind w:left="709" w:hanging="425"/>
        <w:jc w:val="both"/>
      </w:pPr>
      <w:r>
        <w:t>Calculer le pas α</w:t>
      </w:r>
      <w:r>
        <w:rPr>
          <w:vertAlign w:val="subscript"/>
        </w:rPr>
        <w:t>k</w:t>
      </w:r>
      <w:r>
        <w:t xml:space="preserve"> par la méthode de son choix</w:t>
      </w:r>
    </w:p>
    <w:p w:rsidR="00654903" w:rsidRDefault="00654903" w:rsidP="00043ECD">
      <w:pPr>
        <w:pStyle w:val="Paragraphedeliste"/>
        <w:numPr>
          <w:ilvl w:val="0"/>
          <w:numId w:val="28"/>
        </w:numPr>
        <w:ind w:left="709" w:hanging="425"/>
        <w:jc w:val="both"/>
      </w:pPr>
      <w:r>
        <w:t>Estimer le nouvel itéré</w:t>
      </w:r>
    </w:p>
    <w:p w:rsidR="00654903" w:rsidRPr="00654903" w:rsidRDefault="003F2299" w:rsidP="00445FC4">
      <w:pPr>
        <w:ind w:left="709" w:hanging="425"/>
        <w:jc w:val="both"/>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oMath>
      </m:oMathPara>
    </w:p>
    <w:p w:rsidR="00654903" w:rsidRDefault="00654903" w:rsidP="00043ECD">
      <w:pPr>
        <w:pStyle w:val="Paragraphedeliste"/>
        <w:numPr>
          <w:ilvl w:val="0"/>
          <w:numId w:val="28"/>
        </w:numPr>
        <w:ind w:left="709" w:hanging="425"/>
        <w:jc w:val="both"/>
      </w:pPr>
      <w:r>
        <w:t>Itération sur k : k=k+1</w:t>
      </w:r>
    </w:p>
    <w:p w:rsidR="004A62EC" w:rsidRDefault="004A62EC" w:rsidP="00142E5D">
      <w:pPr>
        <w:pStyle w:val="Titre6"/>
      </w:pPr>
      <w:r>
        <w:t>Méthode de Newton projetée (</w:t>
      </w:r>
      <w:proofErr w:type="spellStart"/>
      <w:r w:rsidR="00FC0696" w:rsidRPr="00FC0696">
        <w:rPr>
          <w:highlight w:val="yellow"/>
        </w:rPr>
        <w:t>X.Antoine</w:t>
      </w:r>
      <w:proofErr w:type="spellEnd"/>
      <w:r w:rsidR="00FC0696" w:rsidRPr="00FC0696">
        <w:rPr>
          <w:highlight w:val="yellow"/>
        </w:rPr>
        <w:t xml:space="preserve">, </w:t>
      </w:r>
      <w:proofErr w:type="spellStart"/>
      <w:r w:rsidR="00FC0696" w:rsidRPr="00FC0696">
        <w:rPr>
          <w:highlight w:val="yellow"/>
        </w:rPr>
        <w:t>P.Dreyfuss</w:t>
      </w:r>
      <w:proofErr w:type="spellEnd"/>
      <w:r w:rsidR="00FC0696" w:rsidRPr="00FC0696">
        <w:rPr>
          <w:highlight w:val="yellow"/>
        </w:rPr>
        <w:t xml:space="preserve">, </w:t>
      </w:r>
      <w:proofErr w:type="spellStart"/>
      <w:r w:rsidR="00FC0696" w:rsidRPr="00FC0696">
        <w:rPr>
          <w:highlight w:val="yellow"/>
        </w:rPr>
        <w:t>Y.Privat</w:t>
      </w:r>
      <w:proofErr w:type="spellEnd"/>
      <w:r w:rsidR="00FC0696" w:rsidRPr="00FC0696">
        <w:rPr>
          <w:highlight w:val="yellow"/>
        </w:rPr>
        <w:t>, 2006-2007</w:t>
      </w:r>
      <w:r>
        <w:t>)</w:t>
      </w:r>
    </w:p>
    <w:p w:rsidR="004A62EC" w:rsidRDefault="004A62EC" w:rsidP="005C36CC">
      <w:pPr>
        <w:ind w:firstLine="426"/>
        <w:jc w:val="both"/>
      </w:pPr>
      <w:r>
        <w:t>Cette méthode est utilisée lorsque le concepteur rencontre un problème avec des contraintes de bornes.</w:t>
      </w:r>
    </w:p>
    <w:p w:rsidR="004A62EC" w:rsidRDefault="004A62EC" w:rsidP="005C36CC">
      <w:pPr>
        <w:ind w:firstLine="426"/>
        <w:jc w:val="both"/>
      </w:pPr>
      <w:r>
        <w:t xml:space="preserve">Elle ressemble très fortement à la méthode de Newton décrite ci-dessus sauf qu’au moment du calcul du nouvel itéré, il faut appliquer une projection sur l’ensemble des contraintes. Ainsi : </w:t>
      </w:r>
    </w:p>
    <w:p w:rsidR="004A62EC" w:rsidRPr="00654903" w:rsidRDefault="003F2299" w:rsidP="004A62EC">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-1</m:t>
              </m:r>
            </m:sup>
          </m:sSub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rsidR="004A62EC" w:rsidRPr="00654903" w:rsidRDefault="004A62EC" w:rsidP="004A62EC">
      <w:pPr>
        <w:jc w:val="both"/>
      </w:pPr>
    </w:p>
    <w:p w:rsidR="00976E8E" w:rsidRDefault="00976E8E" w:rsidP="004A62EC">
      <w:pPr>
        <w:pStyle w:val="Titre5"/>
      </w:pPr>
      <w:r>
        <w:lastRenderedPageBreak/>
        <w:t>Méthode de Lagrange Newton (</w:t>
      </w:r>
      <w:proofErr w:type="spellStart"/>
      <w:r w:rsidR="00FC0696" w:rsidRPr="00FC0696">
        <w:rPr>
          <w:highlight w:val="yellow"/>
        </w:rPr>
        <w:t>X.Antoine</w:t>
      </w:r>
      <w:proofErr w:type="spellEnd"/>
      <w:r w:rsidR="00FC0696" w:rsidRPr="00FC0696">
        <w:rPr>
          <w:highlight w:val="yellow"/>
        </w:rPr>
        <w:t xml:space="preserve">, </w:t>
      </w:r>
      <w:proofErr w:type="spellStart"/>
      <w:r w:rsidR="00FC0696" w:rsidRPr="00FC0696">
        <w:rPr>
          <w:highlight w:val="yellow"/>
        </w:rPr>
        <w:t>P.Dreyfuss</w:t>
      </w:r>
      <w:proofErr w:type="spellEnd"/>
      <w:r w:rsidR="00FC0696" w:rsidRPr="00FC0696">
        <w:rPr>
          <w:highlight w:val="yellow"/>
        </w:rPr>
        <w:t xml:space="preserve">, </w:t>
      </w:r>
      <w:proofErr w:type="spellStart"/>
      <w:r w:rsidR="00FC0696" w:rsidRPr="00FC0696">
        <w:rPr>
          <w:highlight w:val="yellow"/>
        </w:rPr>
        <w:t>Y.Privat</w:t>
      </w:r>
      <w:proofErr w:type="spellEnd"/>
      <w:r w:rsidR="00FC0696" w:rsidRPr="00FC0696">
        <w:rPr>
          <w:highlight w:val="yellow"/>
        </w:rPr>
        <w:t>, 2006-2007</w:t>
      </w:r>
      <w:r>
        <w:t>)</w:t>
      </w:r>
    </w:p>
    <w:p w:rsidR="00716577" w:rsidRDefault="004461C8" w:rsidP="005C36CC">
      <w:pPr>
        <w:ind w:firstLine="426"/>
        <w:jc w:val="both"/>
      </w:pPr>
      <w:r>
        <w:t>Cette méthode est généralement utilisée pour d</w:t>
      </w:r>
      <w:r w:rsidR="000C7370">
        <w:t xml:space="preserve">es problèmes à contraintes en </w:t>
      </w:r>
      <w:r>
        <w:t xml:space="preserve">égalité. </w:t>
      </w:r>
      <w:r w:rsidR="000C7370">
        <w:t xml:space="preserve">Soit le problème suivant : </w:t>
      </w:r>
    </w:p>
    <w:p w:rsidR="000C7370" w:rsidRPr="000C7370" w:rsidRDefault="003F2299" w:rsidP="000C7370">
      <w:pPr>
        <w:ind w:firstLine="708"/>
        <w:jc w:val="both"/>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min</m:t>
                      </m:r>
                    </m:fName>
                    <m:e>
                      <m:r>
                        <w:rPr>
                          <w:rFonts w:ascii="Cambria Math" w:hAnsi="Cambria Math"/>
                        </w:rPr>
                        <m:t>f(x)</m:t>
                      </m:r>
                    </m:e>
                  </m:func>
                </m:e>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e>
              </m:eqArr>
              <m:r>
                <w:rPr>
                  <w:rFonts w:ascii="Cambria Math" w:hAnsi="Cambria Math"/>
                </w:rPr>
                <m:t xml:space="preserve"> où g est une contrainte en égalité</m:t>
              </m:r>
            </m:e>
          </m:d>
        </m:oMath>
      </m:oMathPara>
    </w:p>
    <w:p w:rsidR="000C7370" w:rsidRDefault="000C7370" w:rsidP="005C36CC">
      <w:pPr>
        <w:ind w:firstLine="426"/>
        <w:jc w:val="both"/>
        <w:rPr>
          <w:rFonts w:eastAsiaTheme="minorEastAsia"/>
        </w:rPr>
      </w:pPr>
      <w:r>
        <w:rPr>
          <w:rFonts w:eastAsiaTheme="minorEastAsia"/>
        </w:rPr>
        <w:t xml:space="preserve">Le Lagrangien du problème s’écrit : </w:t>
      </w:r>
    </w:p>
    <w:p w:rsidR="000C7370" w:rsidRPr="000C7370" w:rsidRDefault="000C7370" w:rsidP="000C7370">
      <w:pPr>
        <w:ind w:firstLine="708"/>
        <w:jc w:val="both"/>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x,μ</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+μg(x)</m:t>
          </m:r>
        </m:oMath>
      </m:oMathPara>
    </w:p>
    <w:p w:rsidR="000C7370" w:rsidRDefault="000C7370" w:rsidP="005C36CC">
      <w:pPr>
        <w:ind w:firstLine="426"/>
        <w:jc w:val="both"/>
        <w:rPr>
          <w:rFonts w:eastAsiaTheme="minorEastAsia"/>
        </w:rPr>
      </w:pPr>
      <w:r>
        <w:rPr>
          <w:rFonts w:eastAsiaTheme="minorEastAsia"/>
        </w:rPr>
        <w:t xml:space="preserve">Utiliser la méthode de Lagrange Newton revient à résoudre le système suivant par la méthode de Newton : </w:t>
      </w:r>
    </w:p>
    <w:p w:rsidR="000C7370" w:rsidRPr="00716577" w:rsidRDefault="003F2299" w:rsidP="000C7370">
      <w:pPr>
        <w:ind w:firstLine="708"/>
        <w:jc w:val="both"/>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x</m:t>
                      </m:r>
                    </m:sub>
                  </m:sSub>
                  <m:r>
                    <w:rPr>
                      <w:rFonts w:ascii="Cambria Math" w:hAnsi="Cambria Math"/>
                    </w:rPr>
                    <m:t>L</m:t>
                  </m:r>
                  <m:d>
                    <m:dPr>
                      <m:ctrlPr>
                        <w:rPr>
                          <w:rFonts w:ascii="Cambria Math" w:hAnsi="Cambria Math"/>
                          <w:i/>
                        </w:rPr>
                      </m:ctrlPr>
                    </m:dPr>
                    <m:e>
                      <m:r>
                        <w:rPr>
                          <w:rFonts w:ascii="Cambria Math" w:hAnsi="Cambria Math"/>
                        </w:rPr>
                        <m:t>x,μ</m:t>
                      </m:r>
                    </m:e>
                  </m:d>
                  <m:r>
                    <w:rPr>
                      <w:rFonts w:ascii="Cambria Math" w:hAnsi="Cambria Math"/>
                    </w:rPr>
                    <m:t>=0</m:t>
                  </m:r>
                </m:e>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e>
              </m:eqArr>
            </m:e>
          </m:d>
        </m:oMath>
      </m:oMathPara>
    </w:p>
    <w:p w:rsidR="00976E8E" w:rsidRDefault="00976E8E" w:rsidP="009E0FD2">
      <w:pPr>
        <w:pStyle w:val="Titre5"/>
      </w:pPr>
      <w:r>
        <w:t>Méthode de pénalisation (</w:t>
      </w:r>
      <w:proofErr w:type="spellStart"/>
      <w:r w:rsidR="00FC0696" w:rsidRPr="00FC0696">
        <w:rPr>
          <w:highlight w:val="yellow"/>
        </w:rPr>
        <w:t>X.Antoine</w:t>
      </w:r>
      <w:proofErr w:type="spellEnd"/>
      <w:r w:rsidR="00FC0696" w:rsidRPr="00FC0696">
        <w:rPr>
          <w:highlight w:val="yellow"/>
        </w:rPr>
        <w:t xml:space="preserve">, </w:t>
      </w:r>
      <w:proofErr w:type="spellStart"/>
      <w:r w:rsidR="00FC0696" w:rsidRPr="00FC0696">
        <w:rPr>
          <w:highlight w:val="yellow"/>
        </w:rPr>
        <w:t>P.Dreyfuss</w:t>
      </w:r>
      <w:proofErr w:type="spellEnd"/>
      <w:r w:rsidR="00FC0696" w:rsidRPr="00FC0696">
        <w:rPr>
          <w:highlight w:val="yellow"/>
        </w:rPr>
        <w:t xml:space="preserve">, </w:t>
      </w:r>
      <w:proofErr w:type="spellStart"/>
      <w:r w:rsidR="00FC0696" w:rsidRPr="00FC0696">
        <w:rPr>
          <w:highlight w:val="yellow"/>
        </w:rPr>
        <w:t>Y.Privat</w:t>
      </w:r>
      <w:proofErr w:type="spellEnd"/>
      <w:r w:rsidR="00FC0696" w:rsidRPr="00FC0696">
        <w:rPr>
          <w:highlight w:val="yellow"/>
        </w:rPr>
        <w:t>, 2006-2007</w:t>
      </w:r>
      <w:r>
        <w:t>)</w:t>
      </w:r>
    </w:p>
    <w:p w:rsidR="00716577" w:rsidRDefault="003D0D6D" w:rsidP="005C36CC">
      <w:pPr>
        <w:autoSpaceDE w:val="0"/>
        <w:autoSpaceDN w:val="0"/>
        <w:adjustRightInd w:val="0"/>
        <w:spacing w:line="240" w:lineRule="auto"/>
        <w:ind w:firstLine="426"/>
        <w:jc w:val="both"/>
        <w:rPr>
          <w:rFonts w:cs="CMR10"/>
        </w:rPr>
      </w:pPr>
      <w:r w:rsidRPr="003D0D6D">
        <w:rPr>
          <w:rFonts w:cs="CMR10"/>
        </w:rPr>
        <w:t xml:space="preserve">Les méthodes de pénalisation sont très utilisées en pratique car elles sont relativement simples d’utilisation. Elles partent du principe suivant : un problème avec contraintes </w:t>
      </w:r>
      <w:r>
        <w:rPr>
          <w:rFonts w:cs="CMR10"/>
        </w:rPr>
        <w:t>peut être remplacé par</w:t>
      </w:r>
      <w:r w:rsidRPr="003D0D6D">
        <w:rPr>
          <w:rFonts w:cs="CMR10"/>
        </w:rPr>
        <w:t xml:space="preserve"> un problème sans contraintes.</w:t>
      </w:r>
      <w:r w:rsidR="00631BEE">
        <w:rPr>
          <w:rFonts w:cs="CMR10"/>
        </w:rPr>
        <w:t xml:space="preserve"> Par exemple, le problème sans contraintes suivant : </w:t>
      </w:r>
    </w:p>
    <w:p w:rsidR="00631BEE" w:rsidRPr="00372190" w:rsidRDefault="003F2299" w:rsidP="000C7370">
      <w:pPr>
        <w:jc w:val="both"/>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x∈K</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avec K∁</m:t>
              </m:r>
              <m:sSup>
                <m:sSupPr>
                  <m:ctrlPr>
                    <w:rPr>
                      <w:rFonts w:ascii="Cambria Math" w:hAnsi="Cambria Math"/>
                      <w:i/>
                    </w:rPr>
                  </m:ctrlPr>
                </m:sSupPr>
                <m:e>
                  <m:r>
                    <w:rPr>
                      <w:rFonts w:ascii="Cambria Math" w:hAnsi="Cambria Math"/>
                    </w:rPr>
                    <m:t>R</m:t>
                  </m:r>
                </m:e>
                <m:sup>
                  <m:r>
                    <w:rPr>
                      <w:rFonts w:ascii="Cambria Math" w:hAnsi="Cambria Math"/>
                    </w:rPr>
                    <m:t>n</m:t>
                  </m:r>
                </m:sup>
              </m:sSup>
            </m:e>
          </m:func>
        </m:oMath>
      </m:oMathPara>
    </w:p>
    <w:p w:rsidR="00631BEE" w:rsidRDefault="00CE03E7" w:rsidP="000C7370">
      <w:pPr>
        <w:autoSpaceDE w:val="0"/>
        <w:autoSpaceDN w:val="0"/>
        <w:adjustRightInd w:val="0"/>
        <w:spacing w:line="240" w:lineRule="auto"/>
        <w:jc w:val="both"/>
        <w:rPr>
          <w:rFonts w:cs="CMR10"/>
        </w:rPr>
      </w:pPr>
      <w:proofErr w:type="gramStart"/>
      <w:r>
        <w:rPr>
          <w:rFonts w:cs="CMR10"/>
        </w:rPr>
        <w:t>p</w:t>
      </w:r>
      <w:r w:rsidR="00631BEE">
        <w:rPr>
          <w:rFonts w:cs="CMR10"/>
        </w:rPr>
        <w:t>eut</w:t>
      </w:r>
      <w:proofErr w:type="gramEnd"/>
      <w:r w:rsidR="00631BEE">
        <w:rPr>
          <w:rFonts w:cs="CMR10"/>
        </w:rPr>
        <w:t xml:space="preserve"> être remplacé par le problème sans contraintes ci-après : </w:t>
      </w:r>
    </w:p>
    <w:p w:rsidR="00631BEE" w:rsidRPr="00372190" w:rsidRDefault="003F2299" w:rsidP="000C7370">
      <w:pPr>
        <w:jc w:val="both"/>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ε</m:t>
                  </m:r>
                </m:den>
              </m:f>
              <m:r>
                <w:rPr>
                  <w:rFonts w:ascii="Cambria Math" w:hAnsi="Cambria Math"/>
                </w:rPr>
                <m:t>α(x)</m:t>
              </m:r>
            </m:e>
          </m:func>
        </m:oMath>
      </m:oMathPara>
    </w:p>
    <w:p w:rsidR="00631BEE" w:rsidRDefault="00CE03E7" w:rsidP="005C36CC">
      <w:pPr>
        <w:autoSpaceDE w:val="0"/>
        <w:autoSpaceDN w:val="0"/>
        <w:adjustRightInd w:val="0"/>
        <w:spacing w:line="240" w:lineRule="auto"/>
        <w:ind w:firstLine="426"/>
        <w:jc w:val="both"/>
        <w:rPr>
          <w:rFonts w:cs="CMR10"/>
        </w:rPr>
      </w:pPr>
      <w:proofErr w:type="gramStart"/>
      <w:r>
        <w:rPr>
          <w:rFonts w:cs="CMR10"/>
        </w:rPr>
        <w:t>o</w:t>
      </w:r>
      <w:r w:rsidR="00631BEE">
        <w:rPr>
          <w:rFonts w:cs="CMR10"/>
        </w:rPr>
        <w:t>ù</w:t>
      </w:r>
      <w:proofErr w:type="gramEnd"/>
      <w:r w:rsidR="00631BEE">
        <w:rPr>
          <w:rFonts w:cs="CMR10"/>
        </w:rPr>
        <w:t xml:space="preserve"> α est une fonction de pénalisation des contraintes et ε&gt;0. Le but est alors de trouver des fonctions α telles que les deux problèmes présentés précédemment soient équivalents, c’est-à-dire qu’ils aient les mêmes solutions. Dans ce cas, la pénalisation est dite exacte. </w:t>
      </w:r>
    </w:p>
    <w:p w:rsidR="00631BEE" w:rsidRDefault="00631BEE" w:rsidP="005C36CC">
      <w:pPr>
        <w:autoSpaceDE w:val="0"/>
        <w:autoSpaceDN w:val="0"/>
        <w:adjustRightInd w:val="0"/>
        <w:spacing w:line="240" w:lineRule="auto"/>
        <w:ind w:firstLine="426"/>
        <w:jc w:val="both"/>
        <w:rPr>
          <w:rFonts w:cs="CMR10"/>
        </w:rPr>
      </w:pPr>
      <w:r>
        <w:rPr>
          <w:rFonts w:cs="CMR10"/>
        </w:rPr>
        <w:t xml:space="preserve">En général, ce cas est très rare </w:t>
      </w:r>
      <w:r w:rsidR="00CE258D">
        <w:rPr>
          <w:rFonts w:cs="CMR10"/>
        </w:rPr>
        <w:t>car il faut que la fonction de pénalisation soit dérivable afin d’appliquer les techniques de résolution sans contraintes. Ainsi,</w:t>
      </w:r>
      <w:r>
        <w:rPr>
          <w:rFonts w:cs="CMR10"/>
        </w:rPr>
        <w:t xml:space="preserve"> la pénalisation dite inexacte est employée. En fait, l’ensemble des solutions du problème sans contrainte ne couvrira pas celui du problème contraint. </w:t>
      </w:r>
      <w:r w:rsidR="00CE258D">
        <w:rPr>
          <w:rFonts w:cs="CMR10"/>
        </w:rPr>
        <w:t xml:space="preserve">Néanmoins, des fonctions α dérivables peuvent être trouvées, ce qui permet d’utiliser des résultats de minimisation sans contraintes. </w:t>
      </w:r>
    </w:p>
    <w:p w:rsidR="00CE03E7" w:rsidRDefault="00CE03E7" w:rsidP="005C36CC">
      <w:pPr>
        <w:autoSpaceDE w:val="0"/>
        <w:autoSpaceDN w:val="0"/>
        <w:adjustRightInd w:val="0"/>
        <w:spacing w:line="240" w:lineRule="auto"/>
        <w:ind w:firstLine="426"/>
        <w:jc w:val="both"/>
        <w:rPr>
          <w:rFonts w:cs="CMR10"/>
        </w:rPr>
      </w:pPr>
      <w:r>
        <w:rPr>
          <w:rFonts w:cs="CMR10"/>
        </w:rPr>
        <w:t xml:space="preserve">Par exemple, si la contrainte imposée est x≤0, alors α est définie telle que : </w:t>
      </w:r>
    </w:p>
    <w:p w:rsidR="00CE03E7" w:rsidRPr="00CE03E7" w:rsidRDefault="00CE03E7" w:rsidP="000C7370">
      <w:pPr>
        <w:autoSpaceDE w:val="0"/>
        <w:autoSpaceDN w:val="0"/>
        <w:adjustRightInd w:val="0"/>
        <w:spacing w:line="240" w:lineRule="auto"/>
        <w:jc w:val="both"/>
        <w:rPr>
          <w:rFonts w:cs="CMR10"/>
          <w:i/>
        </w:rPr>
      </w:pPr>
      <m:oMathPara>
        <m:oMath>
          <m:r>
            <w:rPr>
              <w:rFonts w:ascii="Cambria Math" w:hAnsi="Cambria Math" w:cs="CMR10"/>
            </w:rPr>
            <m:t>α</m:t>
          </m:r>
          <m:d>
            <m:dPr>
              <m:ctrlPr>
                <w:rPr>
                  <w:rFonts w:ascii="Cambria Math" w:hAnsi="Cambria Math" w:cs="CMR10"/>
                  <w:i/>
                </w:rPr>
              </m:ctrlPr>
            </m:dPr>
            <m:e>
              <m:r>
                <w:rPr>
                  <w:rFonts w:ascii="Cambria Math" w:cs="CMR10"/>
                </w:rPr>
                <m:t>x</m:t>
              </m:r>
            </m:e>
          </m:d>
          <m:r>
            <w:rPr>
              <w:rFonts w:ascii="Cambria Math" w:cs="CMR10"/>
            </w:rPr>
            <m:t>=</m:t>
          </m:r>
          <m:sSup>
            <m:sSupPr>
              <m:ctrlPr>
                <w:rPr>
                  <w:rFonts w:ascii="Cambria Math" w:hAnsi="Cambria Math" w:cs="CMR10"/>
                  <w:i/>
                </w:rPr>
              </m:ctrlPr>
            </m:sSupPr>
            <m:e>
              <m:d>
                <m:dPr>
                  <m:begChr m:val="‖"/>
                  <m:endChr m:val="‖"/>
                  <m:ctrlPr>
                    <w:rPr>
                      <w:rFonts w:ascii="Cambria Math" w:hAnsi="Cambria Math" w:cs="CMR10"/>
                      <w:i/>
                    </w:rPr>
                  </m:ctrlPr>
                </m:dPr>
                <m:e>
                  <m:func>
                    <m:funcPr>
                      <m:ctrlPr>
                        <w:rPr>
                          <w:rFonts w:ascii="Cambria Math" w:hAnsi="Cambria Math" w:cs="Cambria Math"/>
                          <w:i/>
                        </w:rPr>
                      </m:ctrlPr>
                    </m:funcPr>
                    <m:fName>
                      <m:r>
                        <w:rPr>
                          <w:rFonts w:ascii="Cambria Math" w:cs="CMR10"/>
                        </w:rPr>
                        <m:t>max</m:t>
                      </m:r>
                      <m:ctrlPr>
                        <w:rPr>
                          <w:rFonts w:ascii="Cambria Math" w:hAnsi="Cambria Math" w:cs="CMR10"/>
                          <w:i/>
                        </w:rPr>
                      </m:ctrlPr>
                    </m:fName>
                    <m:e>
                      <m:d>
                        <m:dPr>
                          <m:ctrlPr>
                            <w:rPr>
                              <w:rFonts w:ascii="Cambria Math" w:hAnsi="Cambria Math" w:cs="CMR10"/>
                              <w:i/>
                            </w:rPr>
                          </m:ctrlPr>
                        </m:dPr>
                        <m:e>
                          <m:r>
                            <w:rPr>
                              <w:rFonts w:ascii="Cambria Math" w:cs="CMR10"/>
                            </w:rPr>
                            <m:t>-</m:t>
                          </m:r>
                          <m:r>
                            <w:rPr>
                              <w:rFonts w:ascii="Cambria Math" w:cs="CMR10"/>
                            </w:rPr>
                            <m:t>x,0</m:t>
                          </m:r>
                        </m:e>
                      </m:d>
                    </m:e>
                  </m:func>
                </m:e>
              </m:d>
            </m:e>
            <m:sup>
              <m:r>
                <w:rPr>
                  <w:rFonts w:ascii="Cambria Math" w:cs="CMR10"/>
                </w:rPr>
                <m:t>2</m:t>
              </m:r>
            </m:sup>
          </m:sSup>
        </m:oMath>
      </m:oMathPara>
    </w:p>
    <w:p w:rsidR="003D0D6D" w:rsidRPr="00716577" w:rsidRDefault="003D0D6D" w:rsidP="00CE03E7">
      <w:pPr>
        <w:autoSpaceDE w:val="0"/>
        <w:autoSpaceDN w:val="0"/>
        <w:adjustRightInd w:val="0"/>
        <w:spacing w:line="240" w:lineRule="auto"/>
      </w:pPr>
    </w:p>
    <w:p w:rsidR="00976E8E" w:rsidRPr="00AE685E" w:rsidRDefault="00976E8E" w:rsidP="009E0FD2">
      <w:pPr>
        <w:pStyle w:val="Titre5"/>
      </w:pPr>
      <w:r>
        <w:t>Méthode d’</w:t>
      </w:r>
      <w:proofErr w:type="spellStart"/>
      <w:r>
        <w:t>Uzawa</w:t>
      </w:r>
      <w:proofErr w:type="spellEnd"/>
      <w:r>
        <w:t xml:space="preserve"> (</w:t>
      </w:r>
      <w:proofErr w:type="spellStart"/>
      <w:r w:rsidR="00FC0696" w:rsidRPr="00FC0696">
        <w:rPr>
          <w:highlight w:val="yellow"/>
        </w:rPr>
        <w:t>X.Antoine</w:t>
      </w:r>
      <w:proofErr w:type="spellEnd"/>
      <w:r w:rsidR="00FC0696" w:rsidRPr="00FC0696">
        <w:rPr>
          <w:highlight w:val="yellow"/>
        </w:rPr>
        <w:t xml:space="preserve">, </w:t>
      </w:r>
      <w:proofErr w:type="spellStart"/>
      <w:r w:rsidR="00FC0696" w:rsidRPr="00FC0696">
        <w:rPr>
          <w:highlight w:val="yellow"/>
        </w:rPr>
        <w:t>P.Dreyfuss</w:t>
      </w:r>
      <w:proofErr w:type="spellEnd"/>
      <w:r w:rsidR="00FC0696" w:rsidRPr="00FC0696">
        <w:rPr>
          <w:highlight w:val="yellow"/>
        </w:rPr>
        <w:t xml:space="preserve">, </w:t>
      </w:r>
      <w:proofErr w:type="spellStart"/>
      <w:r w:rsidR="00FC0696" w:rsidRPr="00FC0696">
        <w:rPr>
          <w:highlight w:val="yellow"/>
        </w:rPr>
        <w:t>Y.Privat</w:t>
      </w:r>
      <w:proofErr w:type="spellEnd"/>
      <w:r w:rsidR="00FC0696" w:rsidRPr="00FC0696">
        <w:rPr>
          <w:highlight w:val="yellow"/>
        </w:rPr>
        <w:t>, 2006-2007</w:t>
      </w:r>
      <w:r>
        <w:t>)</w:t>
      </w:r>
    </w:p>
    <w:p w:rsidR="00105B49" w:rsidRDefault="00CE03E7" w:rsidP="005C36CC">
      <w:pPr>
        <w:ind w:firstLine="426"/>
        <w:jc w:val="both"/>
      </w:pPr>
      <w:r>
        <w:t>La méthode d’</w:t>
      </w:r>
      <w:proofErr w:type="spellStart"/>
      <w:r>
        <w:t>Uzawa</w:t>
      </w:r>
      <w:proofErr w:type="spellEnd"/>
      <w:r>
        <w:t xml:space="preserve"> repose sur l’</w:t>
      </w:r>
      <w:r w:rsidR="00B940BD">
        <w:t xml:space="preserve">utilisation du Lagrangien. En effet, la fonction Lagrangienne permet d’englober la fonction f du problème ainsi que les contraintes du problème, nommées g et h. Le Lagrangien de f est défini tel que : </w:t>
      </w:r>
    </w:p>
    <w:p w:rsidR="00B940BD" w:rsidRPr="00B940BD" w:rsidRDefault="00B940BD" w:rsidP="00105B49">
      <w:pPr>
        <w:jc w:val="both"/>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x,μ,λ</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μ</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(x)</m:t>
              </m:r>
            </m:e>
          </m:nary>
        </m:oMath>
      </m:oMathPara>
    </w:p>
    <w:p w:rsidR="00265178" w:rsidRDefault="00265178">
      <w:pPr>
        <w:rPr>
          <w:rFonts w:eastAsiaTheme="minorEastAsia"/>
        </w:rPr>
      </w:pPr>
      <w:r>
        <w:rPr>
          <w:rFonts w:eastAsiaTheme="minorEastAsia"/>
        </w:rPr>
        <w:br w:type="page"/>
      </w:r>
    </w:p>
    <w:p w:rsidR="00B940BD" w:rsidRDefault="00B940BD" w:rsidP="005C36CC">
      <w:pPr>
        <w:ind w:firstLine="426"/>
        <w:jc w:val="both"/>
        <w:rPr>
          <w:rFonts w:eastAsiaTheme="minorEastAsia"/>
        </w:rPr>
      </w:pPr>
      <w:r>
        <w:rPr>
          <w:rFonts w:eastAsiaTheme="minorEastAsia"/>
        </w:rPr>
        <w:lastRenderedPageBreak/>
        <w:t xml:space="preserve">Par la suite, la notion de point selle doit être définie. Un point selle de L sur </w:t>
      </w:r>
      <w:proofErr w:type="spellStart"/>
      <w:r>
        <w:rPr>
          <w:rFonts w:eastAsiaTheme="minorEastAsia"/>
        </w:rPr>
        <w:t>R</w:t>
      </w:r>
      <w:r>
        <w:rPr>
          <w:rFonts w:eastAsiaTheme="minorEastAsia"/>
          <w:vertAlign w:val="superscript"/>
        </w:rPr>
        <w:t>n</w:t>
      </w:r>
      <w:r>
        <w:rPr>
          <w:rFonts w:eastAsiaTheme="minorEastAsia"/>
        </w:rPr>
        <w:t>xR</w:t>
      </w:r>
      <w:r>
        <w:rPr>
          <w:rFonts w:eastAsiaTheme="minorEastAsia"/>
          <w:vertAlign w:val="superscript"/>
        </w:rPr>
        <w:t>p</w:t>
      </w:r>
      <w:r>
        <w:rPr>
          <w:rFonts w:eastAsiaTheme="minorEastAsia"/>
        </w:rPr>
        <w:t>xR</w:t>
      </w:r>
      <w:r>
        <w:rPr>
          <w:rFonts w:eastAsiaTheme="minorEastAsia"/>
          <w:vertAlign w:val="superscript"/>
        </w:rPr>
        <w:t>+m</w:t>
      </w:r>
      <w:proofErr w:type="spellEnd"/>
      <w:r>
        <w:rPr>
          <w:rFonts w:eastAsiaTheme="minorEastAsia"/>
        </w:rPr>
        <w:t xml:space="preserve"> est un </w:t>
      </w:r>
      <w:proofErr w:type="spellStart"/>
      <w:r>
        <w:rPr>
          <w:rFonts w:eastAsiaTheme="minorEastAsia"/>
        </w:rPr>
        <w:t>triplet</w:t>
      </w:r>
      <w:proofErr w:type="spellEnd"/>
      <w:r>
        <w:rPr>
          <w:rFonts w:eastAsiaTheme="minorEastAsia"/>
        </w:rPr>
        <w:t xml:space="preserve"> (x*</w:t>
      </w:r>
      <w:proofErr w:type="gramStart"/>
      <w:r>
        <w:rPr>
          <w:rFonts w:eastAsiaTheme="minorEastAsia"/>
        </w:rPr>
        <w:t>,μ</w:t>
      </w:r>
      <w:proofErr w:type="gramEnd"/>
      <w:r>
        <w:rPr>
          <w:rFonts w:eastAsiaTheme="minorEastAsia"/>
        </w:rPr>
        <w:t xml:space="preserve">*,λ*) de </w:t>
      </w:r>
      <w:proofErr w:type="spellStart"/>
      <w:r>
        <w:rPr>
          <w:rFonts w:eastAsiaTheme="minorEastAsia"/>
        </w:rPr>
        <w:t>R</w:t>
      </w:r>
      <w:r>
        <w:rPr>
          <w:rFonts w:eastAsiaTheme="minorEastAsia"/>
          <w:vertAlign w:val="superscript"/>
        </w:rPr>
        <w:t>n</w:t>
      </w:r>
      <w:r>
        <w:rPr>
          <w:rFonts w:eastAsiaTheme="minorEastAsia"/>
        </w:rPr>
        <w:t>xR</w:t>
      </w:r>
      <w:r>
        <w:rPr>
          <w:rFonts w:eastAsiaTheme="minorEastAsia"/>
          <w:vertAlign w:val="superscript"/>
        </w:rPr>
        <w:t>p</w:t>
      </w:r>
      <w:r>
        <w:rPr>
          <w:rFonts w:eastAsiaTheme="minorEastAsia"/>
        </w:rPr>
        <w:t>xR</w:t>
      </w:r>
      <w:r>
        <w:rPr>
          <w:rFonts w:eastAsiaTheme="minorEastAsia"/>
          <w:vertAlign w:val="superscript"/>
        </w:rPr>
        <w:t>+m</w:t>
      </w:r>
      <w:proofErr w:type="spellEnd"/>
      <w:r>
        <w:rPr>
          <w:rFonts w:eastAsiaTheme="minorEastAsia"/>
        </w:rPr>
        <w:t xml:space="preserve"> qui vérifie l’équation : </w:t>
      </w:r>
    </w:p>
    <w:p w:rsidR="00B940BD" w:rsidRPr="008B05E4" w:rsidRDefault="008B05E4" w:rsidP="00105B49">
      <w:pPr>
        <w:jc w:val="both"/>
        <w:rPr>
          <w:rFonts w:eastAsiaTheme="minorEastAsia"/>
        </w:rPr>
      </w:pPr>
      <m:oMathPara>
        <m:oMath>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,μ,λ</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m:t>
                  </m:r>
                </m:sup>
              </m:sSup>
            </m:e>
          </m:d>
          <m:r>
            <w:rPr>
              <w:rFonts w:ascii="Cambria Math" w:hAnsi="Cambria Math"/>
            </w:rPr>
            <m:t>≤L</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m:t>
                  </m:r>
                </m:sup>
              </m:sSup>
            </m:e>
          </m:d>
          <m:r>
            <w:rPr>
              <w:rFonts w:ascii="Cambria Math" w:hAnsi="Cambria Math"/>
            </w:rPr>
            <m:t xml:space="preserve"> ∀</m:t>
          </m:r>
          <m:d>
            <m:dPr>
              <m:ctrlPr>
                <w:rPr>
                  <w:rFonts w:ascii="Cambria Math" w:hAnsi="Cambria Math"/>
                  <w:i/>
                </w:rPr>
              </m:ctrlPr>
            </m:dPr>
            <m:e>
              <m:r>
                <w:rPr>
                  <w:rFonts w:ascii="Cambria Math" w:hAnsi="Cambria Math"/>
                </w:rPr>
                <m:t>x,μ,λ</m:t>
              </m:r>
            </m:e>
          </m:d>
          <m:r>
            <w:rPr>
              <w:rFonts w:ascii="Cambria Math" w:hAnsi="Cambria Math"/>
            </w:rPr>
            <m:t>∈</m:t>
          </m:r>
          <m:sSup>
            <m:sSupPr>
              <m:ctrlPr>
                <w:rPr>
                  <w:rFonts w:ascii="Cambria Math" w:eastAsiaTheme="minorEastAsia" w:hAnsi="Cambria Math"/>
                </w:rPr>
              </m:ctrlPr>
            </m:sSupPr>
            <m:e>
              <m:r>
                <m:rPr>
                  <m:sty m:val="p"/>
                </m:rPr>
                <w:rPr>
                  <w:rFonts w:ascii="Cambria Math" w:eastAsiaTheme="minorEastAsia" w:hAnsi="Cambria Math"/>
                </w:rPr>
                <m:t>R</m:t>
              </m:r>
              <m:ctrlPr>
                <w:rPr>
                  <w:rFonts w:ascii="Cambria Math" w:hAnsi="Cambria Math"/>
                  <w:i/>
                </w:rPr>
              </m:ctrlPr>
            </m:e>
            <m:sup>
              <m:r>
                <m:rPr>
                  <m:sty m:val="p"/>
                </m:rP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m:t>
              </m:r>
            </m:sup>
          </m:sSup>
        </m:oMath>
      </m:oMathPara>
    </w:p>
    <w:p w:rsidR="008B05E4" w:rsidRDefault="008B05E4" w:rsidP="005C36CC">
      <w:pPr>
        <w:ind w:firstLine="426"/>
        <w:jc w:val="both"/>
        <w:rPr>
          <w:rFonts w:eastAsiaTheme="minorEastAsia"/>
        </w:rPr>
      </w:pPr>
      <w:r>
        <w:rPr>
          <w:rFonts w:eastAsiaTheme="minorEastAsia"/>
        </w:rPr>
        <w:t>Ainsi, pour (μ*</w:t>
      </w:r>
      <w:proofErr w:type="gramStart"/>
      <w:r>
        <w:rPr>
          <w:rFonts w:eastAsiaTheme="minorEastAsia"/>
        </w:rPr>
        <w:t>,λ</w:t>
      </w:r>
      <w:proofErr w:type="gramEnd"/>
      <w:r>
        <w:rPr>
          <w:rFonts w:eastAsiaTheme="minorEastAsia"/>
        </w:rPr>
        <w:t xml:space="preserve">*) fixé, le minimum sans contraintes de la fonction </w:t>
      </w:r>
      <m:oMath>
        <m:r>
          <w:rPr>
            <w:rFonts w:ascii="Cambria Math" w:hAnsi="Cambria Math"/>
          </w:rPr>
          <m:t>L</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m:t>
                </m:r>
              </m:sup>
            </m:sSup>
          </m:e>
        </m:d>
        <m:r>
          <w:rPr>
            <w:rFonts w:ascii="Cambria Math" w:hAnsi="Cambria Math"/>
          </w:rPr>
          <m:t xml:space="preserve"> </m:t>
        </m:r>
      </m:oMath>
      <w:r>
        <w:rPr>
          <w:rFonts w:eastAsiaTheme="minorEastAsia"/>
        </w:rPr>
        <w:t>est recherché et pour x</w:t>
      </w:r>
      <w:r>
        <w:rPr>
          <w:rFonts w:eastAsiaTheme="minorEastAsia"/>
          <w:vertAlign w:val="superscript"/>
        </w:rPr>
        <w:t>*</w:t>
      </w:r>
      <w:r>
        <w:rPr>
          <w:rFonts w:eastAsiaTheme="minorEastAsia"/>
        </w:rPr>
        <w:t xml:space="preserve"> fixé, le maximum de la fonction </w:t>
      </w:r>
      <m:oMath>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,μ,λ</m:t>
            </m:r>
          </m:e>
        </m:d>
        <m:r>
          <w:rPr>
            <w:rFonts w:ascii="Cambria Math" w:hAnsi="Cambria Math"/>
          </w:rPr>
          <m:t xml:space="preserve"> </m:t>
        </m:r>
      </m:oMath>
      <w:r>
        <w:rPr>
          <w:rFonts w:eastAsiaTheme="minorEastAsia"/>
        </w:rPr>
        <w:t>est recherché.</w:t>
      </w:r>
      <w:r w:rsidR="00300085">
        <w:rPr>
          <w:rFonts w:eastAsiaTheme="minorEastAsia"/>
        </w:rPr>
        <w:t xml:space="preserve"> La suite des x trouvée est assurée de </w:t>
      </w:r>
      <w:r w:rsidR="001B0DFB">
        <w:rPr>
          <w:rFonts w:eastAsiaTheme="minorEastAsia"/>
        </w:rPr>
        <w:t>converger</w:t>
      </w:r>
      <w:r w:rsidR="00300085">
        <w:rPr>
          <w:rFonts w:eastAsiaTheme="minorEastAsia"/>
        </w:rPr>
        <w:t xml:space="preserve"> vers une solution.</w:t>
      </w:r>
    </w:p>
    <w:p w:rsidR="004A62EC" w:rsidRPr="008B05E4" w:rsidRDefault="004A62EC" w:rsidP="00300085">
      <w:pPr>
        <w:ind w:firstLine="708"/>
        <w:jc w:val="both"/>
      </w:pPr>
    </w:p>
    <w:p w:rsidR="00905CF0" w:rsidRDefault="00905CF0" w:rsidP="00905CF0">
      <w:pPr>
        <w:pStyle w:val="Titre3"/>
      </w:pPr>
      <w:bookmarkStart w:id="57" w:name="_Toc465348421"/>
      <w:r>
        <w:t>Les méthodes stochastiques</w:t>
      </w:r>
      <w:bookmarkEnd w:id="57"/>
    </w:p>
    <w:p w:rsidR="00560B5F" w:rsidRDefault="005A4DD9" w:rsidP="005C36CC">
      <w:pPr>
        <w:ind w:firstLine="426"/>
        <w:jc w:val="both"/>
      </w:pPr>
      <w:r>
        <w:t xml:space="preserve">Dans le cas où la fonction objectif n’est pas dérivable et/ou continue, les méthodes stochastiques sont tout à fait appropriées </w:t>
      </w:r>
      <w:r w:rsidRPr="005A4DD9">
        <w:rPr>
          <w:highlight w:val="yellow"/>
        </w:rPr>
        <w:t>[</w:t>
      </w:r>
      <w:proofErr w:type="spellStart"/>
      <w:r w:rsidRPr="005A4DD9">
        <w:rPr>
          <w:highlight w:val="yellow"/>
        </w:rPr>
        <w:t>Collignan</w:t>
      </w:r>
      <w:proofErr w:type="spellEnd"/>
      <w:r w:rsidRPr="005A4DD9">
        <w:rPr>
          <w:highlight w:val="yellow"/>
        </w:rPr>
        <w:t>, 2011]</w:t>
      </w:r>
      <w:r>
        <w:t>. Ces méthodes se basent sur la génération de nombres aléatoires et reproduisent des comportements issus de la nature pour identifier une solution optimale.</w:t>
      </w:r>
      <w:r w:rsidR="00560B5F">
        <w:t xml:space="preserve"> Cependant, elles ne garantissent pas d’atteindre un minimum global mais permettent de s’en approcher. Ces méthodes considèrent les solutions comme des individus en confrontation ou en coopération qui échangent des informations ou des caractéristiques au moyen d’opérateurs reproduisant des comportements naturels. De tels processus itératifs nécessitent néanmoins des temps de calcul longs. Ces méthodes sont également efficaces pour des modèles de type « </w:t>
      </w:r>
      <w:r w:rsidR="002E1B3A">
        <w:t>boîte</w:t>
      </w:r>
      <w:r w:rsidR="00560B5F">
        <w:t xml:space="preserve"> noire » dont le contenu est ignoré. </w:t>
      </w:r>
    </w:p>
    <w:p w:rsidR="00905CF0" w:rsidRDefault="00560B5F" w:rsidP="005C36CC">
      <w:pPr>
        <w:ind w:firstLine="426"/>
        <w:jc w:val="both"/>
      </w:pPr>
      <w:r>
        <w:t>Les méthodes stochastiques les plus utilisées seront décrites ci-dessous (liste non exhaustive)</w:t>
      </w:r>
      <w:r w:rsidR="00704E31">
        <w:t>.</w:t>
      </w:r>
    </w:p>
    <w:p w:rsidR="003B6523" w:rsidRDefault="006441F2" w:rsidP="003B6523">
      <w:pPr>
        <w:keepNext/>
        <w:jc w:val="center"/>
      </w:pPr>
      <w:r>
        <w:rPr>
          <w:noProof/>
          <w:lang w:eastAsia="fr-FR"/>
        </w:rPr>
        <w:drawing>
          <wp:inline distT="0" distB="0" distL="0" distR="0" wp14:anchorId="58FE4D84" wp14:editId="2EF0ADC0">
            <wp:extent cx="5912314" cy="2680484"/>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6456" cy="2695963"/>
                    </a:xfrm>
                    <a:prstGeom prst="rect">
                      <a:avLst/>
                    </a:prstGeom>
                  </pic:spPr>
                </pic:pic>
              </a:graphicData>
            </a:graphic>
          </wp:inline>
        </w:drawing>
      </w:r>
    </w:p>
    <w:p w:rsidR="00560B5F" w:rsidRDefault="003B6523" w:rsidP="003B6523">
      <w:pPr>
        <w:pStyle w:val="Lgende"/>
        <w:jc w:val="center"/>
      </w:pPr>
      <w:bookmarkStart w:id="58" w:name="_Toc465344409"/>
      <w:r>
        <w:t xml:space="preserve">Figure </w:t>
      </w:r>
      <w:fldSimple w:instr=" SEQ Figure \* ARABIC ">
        <w:r w:rsidR="007F43A3">
          <w:rPr>
            <w:noProof/>
          </w:rPr>
          <w:t>6</w:t>
        </w:r>
      </w:fldSimple>
      <w:r>
        <w:t xml:space="preserve"> : Classification des méthodes d'optimisation</w:t>
      </w:r>
      <w:bookmarkEnd w:id="58"/>
    </w:p>
    <w:p w:rsidR="005A4DD9" w:rsidRDefault="005A4DD9" w:rsidP="00105B49">
      <w:pPr>
        <w:jc w:val="both"/>
      </w:pPr>
    </w:p>
    <w:p w:rsidR="006441F2" w:rsidRDefault="006441F2" w:rsidP="00142E5D">
      <w:pPr>
        <w:pStyle w:val="Titre4"/>
        <w:numPr>
          <w:ilvl w:val="0"/>
          <w:numId w:val="49"/>
        </w:numPr>
      </w:pPr>
      <w:r>
        <w:t>Populations de solutions</w:t>
      </w:r>
    </w:p>
    <w:p w:rsidR="006441F2" w:rsidRDefault="006441F2" w:rsidP="00142E5D">
      <w:pPr>
        <w:pStyle w:val="Titre5"/>
        <w:numPr>
          <w:ilvl w:val="0"/>
          <w:numId w:val="50"/>
        </w:numPr>
      </w:pPr>
      <w:r>
        <w:t>Algorithmes évolutionnaires</w:t>
      </w:r>
    </w:p>
    <w:p w:rsidR="00693829" w:rsidRPr="00693829" w:rsidRDefault="00693829" w:rsidP="005C36CC">
      <w:pPr>
        <w:ind w:firstLine="426"/>
        <w:jc w:val="both"/>
      </w:pPr>
      <w:r>
        <w:t>Ce type d’algorithme s’inspire de la théorie Darwinienne de l’évolution des espèces pour résoudre des problèmes divers. Ils font évoluer un ensemble de solutions à un problème donné dans l’optique de trouver les meilleurs résultats</w:t>
      </w:r>
      <w:r w:rsidR="002E30D2">
        <w:t xml:space="preserve"> Bien que ces algorithmes soient performants lors d’optimisation dynamiques, leur temps de convergence peut être long. Malgré le fait</w:t>
      </w:r>
      <w:r>
        <w:t xml:space="preserve"> que leur nombre soit conséquent, seuls les algorithmes les plus utilisés dans la littérature seront répertoriés. </w:t>
      </w:r>
    </w:p>
    <w:p w:rsidR="006441F2" w:rsidRDefault="006441F2" w:rsidP="00142E5D">
      <w:pPr>
        <w:pStyle w:val="Titre6"/>
        <w:numPr>
          <w:ilvl w:val="0"/>
          <w:numId w:val="51"/>
        </w:numPr>
      </w:pPr>
      <w:r>
        <w:lastRenderedPageBreak/>
        <w:t>Algorithmes génétiques (</w:t>
      </w:r>
      <w:proofErr w:type="spellStart"/>
      <w:r w:rsidRPr="00142E5D">
        <w:rPr>
          <w:highlight w:val="yellow"/>
        </w:rPr>
        <w:t>Collignan</w:t>
      </w:r>
      <w:proofErr w:type="spellEnd"/>
      <w:r w:rsidR="005E52CF" w:rsidRPr="00142E5D">
        <w:rPr>
          <w:highlight w:val="yellow"/>
        </w:rPr>
        <w:t>, 2011</w:t>
      </w:r>
      <w:r>
        <w:t>)</w:t>
      </w:r>
    </w:p>
    <w:p w:rsidR="00693829" w:rsidRDefault="00693829" w:rsidP="005C36CC">
      <w:pPr>
        <w:ind w:firstLine="426"/>
        <w:jc w:val="both"/>
      </w:pPr>
      <w:r>
        <w:t xml:space="preserve">Le principe des algorithmes génétiques est de générer une population de solutions candidates et de la faire évoluer, imitant la sélection naturelle ainsi que des processus génétiques. Ici, les solutions candidates sont vues comme des individus tandis que les variables de conception constituent le génome d’un individu. </w:t>
      </w:r>
    </w:p>
    <w:p w:rsidR="00D44E3E" w:rsidRDefault="007A0165" w:rsidP="005C36CC">
      <w:pPr>
        <w:ind w:firstLine="426"/>
        <w:jc w:val="both"/>
      </w:pPr>
      <w:r>
        <w:t>L’algorithme sélectionne d’abord des individus à partir d’une population évaluée. L’opérateur sélectionne les individus en favorisant les meilleurs tout en laissant la possibilité de sélectionner des individus moins bons</w:t>
      </w:r>
      <w:r w:rsidR="00C30C4D">
        <w:t xml:space="preserve">. </w:t>
      </w:r>
      <w:r>
        <w:t>Ces individus sont ensuite rassemblés en couple puis deux nouveaux individus (les « enfants ») sont générés par croisement à partir des deux anciens (les « parents »). Ce croisement simule la reproduction donc les enfants sont constitués aléatoirement de g</w:t>
      </w:r>
      <w:r w:rsidR="00D0214A">
        <w:t>è</w:t>
      </w:r>
      <w:r>
        <w:t xml:space="preserve">nes de leurs parents. </w:t>
      </w:r>
      <w:r w:rsidR="00C30C4D">
        <w:t xml:space="preserve">L’opérateur de croisement s’active moyennant une probabilité pour chaque couple notée </w:t>
      </w:r>
      <w:proofErr w:type="spellStart"/>
      <w:r w:rsidR="00C30C4D">
        <w:t>probC</w:t>
      </w:r>
      <w:proofErr w:type="spellEnd"/>
      <w:r w:rsidR="00C30C4D">
        <w:t xml:space="preserve">. Cette activation est gérée via la génération d’un nombre aléatoire puis par comparaison à la valeur de </w:t>
      </w:r>
      <w:proofErr w:type="spellStart"/>
      <w:r w:rsidR="00C30C4D">
        <w:t>probC</w:t>
      </w:r>
      <w:proofErr w:type="spellEnd"/>
      <w:r w:rsidR="00C30C4D">
        <w:t xml:space="preserve">. En cas d’activation, une double coupure est effectuée : ces deux coupures générées aléatoirement encadrent une séquence de </w:t>
      </w:r>
      <w:r w:rsidR="00D0214A">
        <w:t>gène</w:t>
      </w:r>
      <w:r w:rsidR="00C30C4D">
        <w:t>s dans le génome des deux parents.</w:t>
      </w:r>
    </w:p>
    <w:p w:rsidR="00D44E3E" w:rsidRDefault="00D44E3E" w:rsidP="00D44E3E">
      <w:pPr>
        <w:keepNext/>
        <w:jc w:val="center"/>
      </w:pPr>
      <w:r>
        <w:rPr>
          <w:noProof/>
          <w:lang w:eastAsia="fr-FR"/>
        </w:rPr>
        <w:drawing>
          <wp:inline distT="0" distB="0" distL="0" distR="0" wp14:anchorId="62466EB2" wp14:editId="43119B99">
            <wp:extent cx="2838450" cy="1007412"/>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9504" cy="1011335"/>
                    </a:xfrm>
                    <a:prstGeom prst="rect">
                      <a:avLst/>
                    </a:prstGeom>
                  </pic:spPr>
                </pic:pic>
              </a:graphicData>
            </a:graphic>
          </wp:inline>
        </w:drawing>
      </w:r>
    </w:p>
    <w:p w:rsidR="00D44E3E" w:rsidRDefault="00D44E3E" w:rsidP="00D44E3E">
      <w:pPr>
        <w:pStyle w:val="Lgende"/>
        <w:jc w:val="center"/>
      </w:pPr>
      <w:bookmarkStart w:id="59" w:name="_Toc465344410"/>
      <w:r>
        <w:t xml:space="preserve">Figure </w:t>
      </w:r>
      <w:fldSimple w:instr=" SEQ Figure \* ARABIC ">
        <w:r w:rsidR="007F43A3">
          <w:rPr>
            <w:noProof/>
          </w:rPr>
          <w:t>7</w:t>
        </w:r>
      </w:fldSimple>
      <w:r>
        <w:t xml:space="preserve"> : Génération d'un individu enfant</w:t>
      </w:r>
      <w:bookmarkEnd w:id="59"/>
    </w:p>
    <w:p w:rsidR="0087353F" w:rsidRDefault="00B7388C" w:rsidP="005C36CC">
      <w:pPr>
        <w:ind w:firstLine="426"/>
        <w:jc w:val="both"/>
      </w:pPr>
      <w:r>
        <w:t>Cette opération est répétée une nouvelle fois pour obtenir les deux « enfants</w:t>
      </w:r>
      <w:r w:rsidR="00D0214A">
        <w:t> »</w:t>
      </w:r>
      <w:r>
        <w:t xml:space="preserve"> qui remplacent leurs parents dans la population d’individus.</w:t>
      </w:r>
      <w:r w:rsidR="00C30C4D">
        <w:t xml:space="preserve"> </w:t>
      </w:r>
      <w:r w:rsidR="007A0165">
        <w:t xml:space="preserve">Enfin, la mutation modifie aléatoirement un </w:t>
      </w:r>
      <w:r w:rsidR="00D0214A">
        <w:t>gène</w:t>
      </w:r>
      <w:r w:rsidR="007A0165">
        <w:t xml:space="preserve"> afin d’introduire de nouveaux individus dans le processus. Cependant, cette mutation reste généralement marginale.</w:t>
      </w:r>
      <w:r>
        <w:t xml:space="preserve"> En effet, l’opérateur de mutation ne s’active que moyennant une certaine probabilité pour chaque individu notée </w:t>
      </w:r>
      <w:proofErr w:type="spellStart"/>
      <w:r>
        <w:t>probM</w:t>
      </w:r>
      <w:proofErr w:type="spellEnd"/>
      <w:r>
        <w:t>.</w:t>
      </w:r>
      <w:r w:rsidR="00725F6F">
        <w:t xml:space="preserve"> L’opérateur de mutation sélectionne aléatoirement un gène parmi ceux de l’individu considéré et une nouvelle valeur pour ce gène est tirée de manière aléatoire dans le domaine de valeurs considérées.</w:t>
      </w:r>
      <w:r w:rsidR="0087353F">
        <w:t xml:space="preserve"> 4 paramètres assurent donc le pilotage de l’algorithme génétique : </w:t>
      </w:r>
    </w:p>
    <w:p w:rsidR="007A0165" w:rsidRDefault="0087353F" w:rsidP="00043ECD">
      <w:pPr>
        <w:pStyle w:val="Paragraphedeliste"/>
        <w:numPr>
          <w:ilvl w:val="0"/>
          <w:numId w:val="20"/>
        </w:numPr>
        <w:ind w:left="709" w:hanging="425"/>
        <w:jc w:val="both"/>
      </w:pPr>
      <w:r>
        <w:t>Le nombre d’individus</w:t>
      </w:r>
    </w:p>
    <w:p w:rsidR="0087353F" w:rsidRDefault="0087353F" w:rsidP="00043ECD">
      <w:pPr>
        <w:pStyle w:val="Paragraphedeliste"/>
        <w:numPr>
          <w:ilvl w:val="0"/>
          <w:numId w:val="20"/>
        </w:numPr>
        <w:ind w:left="709" w:hanging="425"/>
        <w:jc w:val="both"/>
      </w:pPr>
      <w:r>
        <w:t>La pression de sélection</w:t>
      </w:r>
    </w:p>
    <w:p w:rsidR="0087353F" w:rsidRDefault="0087353F" w:rsidP="00043ECD">
      <w:pPr>
        <w:pStyle w:val="Paragraphedeliste"/>
        <w:numPr>
          <w:ilvl w:val="0"/>
          <w:numId w:val="20"/>
        </w:numPr>
        <w:ind w:left="709" w:hanging="425"/>
        <w:jc w:val="both"/>
      </w:pPr>
      <w:r>
        <w:t>La probabilité de croisement</w:t>
      </w:r>
    </w:p>
    <w:p w:rsidR="0087353F" w:rsidRPr="00693829" w:rsidRDefault="0087353F" w:rsidP="00043ECD">
      <w:pPr>
        <w:pStyle w:val="Paragraphedeliste"/>
        <w:numPr>
          <w:ilvl w:val="0"/>
          <w:numId w:val="20"/>
        </w:numPr>
        <w:ind w:left="709" w:hanging="425"/>
        <w:jc w:val="both"/>
      </w:pPr>
      <w:r>
        <w:t>La probabilité de mutation</w:t>
      </w:r>
    </w:p>
    <w:p w:rsidR="006441F2" w:rsidRDefault="006441F2" w:rsidP="00142E5D">
      <w:pPr>
        <w:pStyle w:val="Titre6"/>
      </w:pPr>
      <w:r>
        <w:t>Algorithmes immunitaires (</w:t>
      </w:r>
      <w:proofErr w:type="spellStart"/>
      <w:r w:rsidR="005E52CF" w:rsidRPr="005E52CF">
        <w:rPr>
          <w:highlight w:val="yellow"/>
        </w:rPr>
        <w:t>Collignan</w:t>
      </w:r>
      <w:proofErr w:type="spellEnd"/>
      <w:r w:rsidR="005E52CF" w:rsidRPr="005E52CF">
        <w:rPr>
          <w:highlight w:val="yellow"/>
        </w:rPr>
        <w:t>, 2011</w:t>
      </w:r>
      <w:r>
        <w:t>)</w:t>
      </w:r>
    </w:p>
    <w:p w:rsidR="0087353F" w:rsidRDefault="0087353F" w:rsidP="005C36CC">
      <w:pPr>
        <w:ind w:firstLine="426"/>
        <w:jc w:val="both"/>
      </w:pPr>
      <w:r>
        <w:t xml:space="preserve">Ce type d’algorithme est basé sur une analogie au système immunitaire. Ce dernier est composé de cellules immunitaires nommées anticorps. Elles sont différenciées par les différents récepteurs protéiques situés en surface. </w:t>
      </w:r>
      <w:r w:rsidR="00B44876">
        <w:t>Lorsque des cellules indésirables nommées « antigènes » sont détectées, l’organisme génère un grand nombre d’anticorps différents. Leur efficacité est proportionnelle à leur affinité aux antigènes. Cette affinité dépend de la compatibilité entre les récepteurs protéiques des antigènes et des anticorps. L’organisme identifie ensuite les anticorps ayant la meilleure affinité avec la menace. Ils sont ensuite clonés et maturés afin de modifier leurs marqueurs en espérant obtenir des anticorps encore plus performants tout en générant de nouveaux anticorps. Au fil du temps, les anticorps correspondent de plus en plus aux antigènes jusqu’à leur élimination. Enfin, les meilleurs anticorps sont gardés en mémoire en cas d’agression ultérieure.</w:t>
      </w:r>
    </w:p>
    <w:p w:rsidR="00B44876" w:rsidRDefault="00B44876" w:rsidP="005C36CC">
      <w:pPr>
        <w:ind w:firstLine="426"/>
        <w:jc w:val="both"/>
      </w:pPr>
      <w:r>
        <w:lastRenderedPageBreak/>
        <w:t>Ici, un anticorps correspond à une solution candidate, les variables de conception sont ses gènes, directement assimilés à ses récepteurs protéiques.</w:t>
      </w:r>
      <w:r w:rsidR="00973B7D">
        <w:t xml:space="preserve"> Cet algorithme dépend de 5 opérateurs détaillés ci-après : </w:t>
      </w:r>
    </w:p>
    <w:p w:rsidR="00973B7D" w:rsidRDefault="00973B7D" w:rsidP="00043ECD">
      <w:pPr>
        <w:pStyle w:val="Paragraphedeliste"/>
        <w:numPr>
          <w:ilvl w:val="0"/>
          <w:numId w:val="21"/>
        </w:numPr>
        <w:ind w:left="709" w:hanging="425"/>
        <w:jc w:val="both"/>
      </w:pPr>
      <w:r>
        <w:t>La sélection clonale : cet opérateur est chargé de sélectionner une partie des anticorps après classement en fonction de leur affinité avec l’antigène. Seuls les n meilleurs sont sélectionnés.</w:t>
      </w:r>
    </w:p>
    <w:p w:rsidR="00973B7D" w:rsidRDefault="00973B7D" w:rsidP="00043ECD">
      <w:pPr>
        <w:pStyle w:val="Paragraphedeliste"/>
        <w:numPr>
          <w:ilvl w:val="0"/>
          <w:numId w:val="21"/>
        </w:numPr>
        <w:ind w:left="709" w:hanging="425"/>
        <w:jc w:val="both"/>
      </w:pPr>
      <w:r>
        <w:t>La multiplication clonale : cet opérateur dépend d’un taux de clonage noté T</w:t>
      </w:r>
      <w:r>
        <w:rPr>
          <w:vertAlign w:val="subscript"/>
        </w:rPr>
        <w:t>c</w:t>
      </w:r>
      <w:r>
        <w:t xml:space="preserve"> et qui duplique T</w:t>
      </w:r>
      <w:r>
        <w:rPr>
          <w:vertAlign w:val="subscript"/>
        </w:rPr>
        <w:t>c</w:t>
      </w:r>
      <w:r>
        <w:t xml:space="preserve"> fois les n anticorps sélectionnés. </w:t>
      </w:r>
    </w:p>
    <w:p w:rsidR="00973B7D" w:rsidRDefault="00973B7D" w:rsidP="00043ECD">
      <w:pPr>
        <w:pStyle w:val="Paragraphedeliste"/>
        <w:numPr>
          <w:ilvl w:val="0"/>
          <w:numId w:val="21"/>
        </w:numPr>
        <w:ind w:left="709" w:hanging="425"/>
        <w:jc w:val="both"/>
      </w:pPr>
      <w:r>
        <w:t>La maturation : Pour chaque clone obtenu, l’opérateur de maturation sélectionne une séquence de gènes et en modifie la valeur.</w:t>
      </w:r>
    </w:p>
    <w:p w:rsidR="00973B7D" w:rsidRDefault="00973B7D" w:rsidP="00043ECD">
      <w:pPr>
        <w:pStyle w:val="Paragraphedeliste"/>
        <w:numPr>
          <w:ilvl w:val="0"/>
          <w:numId w:val="21"/>
        </w:numPr>
        <w:ind w:left="709" w:hanging="425"/>
        <w:jc w:val="both"/>
      </w:pPr>
      <w:r>
        <w:t xml:space="preserve">La mémorisation : cet opérateur ne garde qu’une partie du grand nombre de clones maturés obtenus au travers des opérateurs précédents. </w:t>
      </w:r>
    </w:p>
    <w:p w:rsidR="00973B7D" w:rsidRPr="0087353F" w:rsidRDefault="00973B7D" w:rsidP="00043ECD">
      <w:pPr>
        <w:pStyle w:val="Paragraphedeliste"/>
        <w:numPr>
          <w:ilvl w:val="0"/>
          <w:numId w:val="21"/>
        </w:numPr>
        <w:ind w:left="709" w:hanging="425"/>
        <w:jc w:val="both"/>
      </w:pPr>
      <w:r>
        <w:t>La génération : cet opérateur cré</w:t>
      </w:r>
      <w:r w:rsidR="00D0214A">
        <w:t>e</w:t>
      </w:r>
      <w:r>
        <w:t xml:space="preserve"> un grand nombre de nouveaux anticorps afin de compléter la nouvelle population tout en gardant un nombre total constant. </w:t>
      </w:r>
    </w:p>
    <w:p w:rsidR="006441F2" w:rsidRDefault="006441F2" w:rsidP="00142E5D">
      <w:pPr>
        <w:pStyle w:val="Titre6"/>
      </w:pPr>
      <w:r>
        <w:t>L’évolution différentielle (</w:t>
      </w:r>
      <w:r w:rsidR="005E52CF" w:rsidRPr="005E52CF">
        <w:rPr>
          <w:highlight w:val="yellow"/>
        </w:rPr>
        <w:t>Lepagnot, 2011</w:t>
      </w:r>
      <w:r>
        <w:t>)</w:t>
      </w:r>
    </w:p>
    <w:p w:rsidR="006441F2" w:rsidRDefault="005C55CD" w:rsidP="005C36CC">
      <w:pPr>
        <w:ind w:firstLine="426"/>
        <w:jc w:val="both"/>
      </w:pPr>
      <w:r>
        <w:t xml:space="preserve">L'évolution différentielle est inspirée par les </w:t>
      </w:r>
      <w:r w:rsidRPr="005C55CD">
        <w:t>algorithmes génétiques</w:t>
      </w:r>
      <w:r>
        <w:t xml:space="preserve"> et les </w:t>
      </w:r>
      <w:r w:rsidRPr="005C55CD">
        <w:t>stratégies évolutionnistes</w:t>
      </w:r>
      <w:r>
        <w:t xml:space="preserve"> combinées avec une technique géométrique de recherche. Les </w:t>
      </w:r>
      <w:r w:rsidRPr="005C55CD">
        <w:t>algorithmes génétiques</w:t>
      </w:r>
      <w:r>
        <w:t xml:space="preserve"> changent la structure des individus en utilisant la mutation et le croisement, alors que les </w:t>
      </w:r>
      <w:r w:rsidRPr="005C55CD">
        <w:t>stratégies évolutionnistes</w:t>
      </w:r>
      <w:r w:rsidRPr="005C55CD">
        <w:rPr>
          <w:rFonts w:cs="SFRM1200"/>
        </w:rPr>
        <w:t xml:space="preserve"> </w:t>
      </w:r>
      <w:r>
        <w:rPr>
          <w:rFonts w:cs="SFRM1200"/>
        </w:rPr>
        <w:t xml:space="preserve">consistent à biaiser un opérateur </w:t>
      </w:r>
      <w:r w:rsidRPr="005C55CD">
        <w:rPr>
          <w:rFonts w:cs="SFRM1200"/>
        </w:rPr>
        <w:t>de mutation, appliqué à un individu, en fonction des diffé</w:t>
      </w:r>
      <w:r>
        <w:rPr>
          <w:rFonts w:cs="SFRM1200"/>
        </w:rPr>
        <w:t xml:space="preserve">rences calculées entre d’autres </w:t>
      </w:r>
      <w:r w:rsidRPr="005C55CD">
        <w:rPr>
          <w:rFonts w:cs="SFRM1200"/>
        </w:rPr>
        <w:t>individus sélectionnés aléatoirement</w:t>
      </w:r>
      <w:r>
        <w:t xml:space="preserve">. Ces idées ont été mises en œuvre par K. Price et R. </w:t>
      </w:r>
      <w:proofErr w:type="spellStart"/>
      <w:r>
        <w:t>Storn</w:t>
      </w:r>
      <w:proofErr w:type="spellEnd"/>
      <w:r>
        <w:t xml:space="preserve"> </w:t>
      </w:r>
      <w:r w:rsidRPr="005C55CD">
        <w:rPr>
          <w:highlight w:val="yellow"/>
        </w:rPr>
        <w:t>[</w:t>
      </w:r>
      <w:proofErr w:type="spellStart"/>
      <w:r w:rsidRPr="005C55CD">
        <w:rPr>
          <w:highlight w:val="yellow"/>
        </w:rPr>
        <w:t>Storn</w:t>
      </w:r>
      <w:proofErr w:type="spellEnd"/>
      <w:r w:rsidRPr="005C55CD">
        <w:rPr>
          <w:highlight w:val="yellow"/>
        </w:rPr>
        <w:t xml:space="preserve"> &amp; Price, 1995]</w:t>
      </w:r>
      <w:r>
        <w:t>. Depuis, l'évolution différentielle est devenue une méthode utilisée pour une grande quantité de problèmes.</w:t>
      </w:r>
    </w:p>
    <w:p w:rsidR="006441F2" w:rsidRDefault="006441F2" w:rsidP="006441F2">
      <w:pPr>
        <w:pStyle w:val="Titre5"/>
      </w:pPr>
      <w:r>
        <w:t>Intelligence de l’essaim</w:t>
      </w:r>
    </w:p>
    <w:p w:rsidR="003B24F3" w:rsidRPr="003B24F3" w:rsidRDefault="003B24F3" w:rsidP="005C36CC">
      <w:pPr>
        <w:spacing w:line="240" w:lineRule="auto"/>
        <w:ind w:firstLine="426"/>
        <w:jc w:val="both"/>
        <w:rPr>
          <w:rFonts w:eastAsia="Times New Roman" w:cs="Times New Roman"/>
          <w:lang w:eastAsia="fr-FR"/>
        </w:rPr>
      </w:pPr>
      <w:r w:rsidRPr="003B24F3">
        <w:rPr>
          <w:rFonts w:eastAsia="Times New Roman" w:cs="Times New Roman"/>
          <w:lang w:eastAsia="fr-FR"/>
        </w:rPr>
        <w:t>Chez les insectes sociaux, le comportement collectif qui émerge des comportements simples des individus est nommé intelligence en essaim.</w:t>
      </w:r>
      <w:r>
        <w:rPr>
          <w:rFonts w:eastAsia="Times New Roman" w:cs="Times New Roman"/>
          <w:lang w:eastAsia="fr-FR"/>
        </w:rPr>
        <w:t xml:space="preserve"> Certains principes présents dans la nature ont inspiré des méthodes d’optimisation décrites ci-après.</w:t>
      </w:r>
    </w:p>
    <w:p w:rsidR="006441F2" w:rsidRDefault="006441F2" w:rsidP="00142E5D">
      <w:pPr>
        <w:pStyle w:val="Titre6"/>
        <w:numPr>
          <w:ilvl w:val="0"/>
          <w:numId w:val="52"/>
        </w:numPr>
      </w:pPr>
      <w:r>
        <w:t>Essaim particulaire</w:t>
      </w:r>
      <w:r w:rsidR="00E66865">
        <w:t xml:space="preserve"> (OEP)</w:t>
      </w:r>
      <w:r>
        <w:t xml:space="preserve"> (</w:t>
      </w:r>
      <w:proofErr w:type="spellStart"/>
      <w:r w:rsidR="005E52CF" w:rsidRPr="00142E5D">
        <w:rPr>
          <w:highlight w:val="yellow"/>
        </w:rPr>
        <w:t>Collignan</w:t>
      </w:r>
      <w:proofErr w:type="spellEnd"/>
      <w:r w:rsidR="005E52CF" w:rsidRPr="00142E5D">
        <w:rPr>
          <w:highlight w:val="yellow"/>
        </w:rPr>
        <w:t>, 2011</w:t>
      </w:r>
      <w:r w:rsidR="005E52CF">
        <w:t xml:space="preserve"> et</w:t>
      </w:r>
      <w:r w:rsidR="005E52CF" w:rsidRPr="00142E5D">
        <w:rPr>
          <w:b/>
        </w:rPr>
        <w:t xml:space="preserve"> </w:t>
      </w:r>
      <w:r w:rsidR="005E52CF" w:rsidRPr="00142E5D">
        <w:rPr>
          <w:highlight w:val="yellow"/>
        </w:rPr>
        <w:t>Lepagnot, 2011</w:t>
      </w:r>
      <w:r>
        <w:t>)</w:t>
      </w:r>
    </w:p>
    <w:p w:rsidR="003B24F3" w:rsidRDefault="00E66865" w:rsidP="005C36CC">
      <w:pPr>
        <w:ind w:firstLine="426"/>
        <w:jc w:val="both"/>
      </w:pPr>
      <w:r>
        <w:t>L’OEP s’inspire du comportement social des animaux évoluant en essaim (nids d’oiseaux, bancs de poissons …). Un individu de l’essaim ne dispose que d’une connaissance locale de sa situation dans l’essaim. Il utilise cette information ainsi que sa mémoire pour décider de son déplacement. Des règles simples telles que « aller dans une même direction » ou « rester proche de ses voisins » suffisent à maintenir la cohésion de l’essaim.</w:t>
      </w:r>
    </w:p>
    <w:p w:rsidR="00E66865" w:rsidRDefault="00E66865" w:rsidP="005C36CC">
      <w:pPr>
        <w:ind w:firstLine="426"/>
        <w:jc w:val="both"/>
      </w:pPr>
      <w:r>
        <w:t xml:space="preserve">L’OEP considère en fait un essaim de particules, qui sont des solutions potentielles au problème d’optimisation, qui « survole » l’espace de recherche pour trouver un optimum global. Le déplacement d’une particule est influencé par trois composantes : </w:t>
      </w:r>
    </w:p>
    <w:p w:rsidR="00E66865" w:rsidRDefault="00E66865" w:rsidP="00043ECD">
      <w:pPr>
        <w:pStyle w:val="Paragraphedeliste"/>
        <w:numPr>
          <w:ilvl w:val="0"/>
          <w:numId w:val="22"/>
        </w:numPr>
        <w:ind w:left="709" w:hanging="425"/>
        <w:jc w:val="both"/>
      </w:pPr>
      <w:r>
        <w:t>L’inertie : la particule suit sa direction courante de déplacement</w:t>
      </w:r>
    </w:p>
    <w:p w:rsidR="00E66865" w:rsidRDefault="00E66865" w:rsidP="00043ECD">
      <w:pPr>
        <w:pStyle w:val="Paragraphedeliste"/>
        <w:numPr>
          <w:ilvl w:val="0"/>
          <w:numId w:val="22"/>
        </w:numPr>
        <w:ind w:left="709" w:hanging="425"/>
        <w:jc w:val="both"/>
      </w:pPr>
      <w:r>
        <w:t>La cognition : la particule tend à se fier à sa propre expérience et se dirige vers le meilleur site par lequel elle est déjà passée</w:t>
      </w:r>
    </w:p>
    <w:p w:rsidR="00E66865" w:rsidRDefault="00E66865" w:rsidP="00043ECD">
      <w:pPr>
        <w:pStyle w:val="Paragraphedeliste"/>
        <w:numPr>
          <w:ilvl w:val="0"/>
          <w:numId w:val="22"/>
        </w:numPr>
        <w:ind w:left="709" w:hanging="425"/>
        <w:jc w:val="both"/>
      </w:pPr>
      <w:r>
        <w:t>La sociabilité : la particule se fie à l’expérience de ses congénères et tend à se diriger vers le meilleur site déjà atteint collectivement par l’essaim</w:t>
      </w:r>
    </w:p>
    <w:p w:rsidR="001F7863" w:rsidRDefault="001F7863" w:rsidP="000C3262">
      <w:pPr>
        <w:ind w:firstLine="426"/>
        <w:jc w:val="both"/>
      </w:pPr>
      <w:r>
        <w:t xml:space="preserve">Dans l’espace de recherche, la particule i est modélisée par </w:t>
      </w:r>
      <w:proofErr w:type="gramStart"/>
      <w:r>
        <w:t>un vecteur</w:t>
      </w:r>
      <w:proofErr w:type="gramEnd"/>
      <w:r>
        <w:t xml:space="preserve"> position x</w:t>
      </w:r>
      <w:r>
        <w:rPr>
          <w:vertAlign w:val="subscript"/>
        </w:rPr>
        <w:t>i</w:t>
      </w:r>
      <w:r>
        <w:t xml:space="preserve"> et un vecteur vitesse v</w:t>
      </w:r>
      <w:r>
        <w:rPr>
          <w:vertAlign w:val="subscript"/>
        </w:rPr>
        <w:t>i</w:t>
      </w:r>
      <w:r>
        <w:t xml:space="preserve">. La qualité de sa position est déterminée par la valeur de la fonction </w:t>
      </w:r>
      <w:proofErr w:type="gramStart"/>
      <w:r>
        <w:t>objectif</w:t>
      </w:r>
      <w:proofErr w:type="gramEnd"/>
      <w:r>
        <w:t xml:space="preserve"> en ce point. Cette particule garde en mémoire la meilleure position par laquelle elle est déjà passée, notée p</w:t>
      </w:r>
      <w:r>
        <w:rPr>
          <w:vertAlign w:val="subscript"/>
        </w:rPr>
        <w:t>i</w:t>
      </w:r>
      <w:r>
        <w:t xml:space="preserve">. La </w:t>
      </w:r>
      <w:r>
        <w:lastRenderedPageBreak/>
        <w:t>meilleure position atteinte par ses particules voisines est également répertoriée, notée g</w:t>
      </w:r>
      <w:r>
        <w:rPr>
          <w:vertAlign w:val="subscript"/>
        </w:rPr>
        <w:t>i</w:t>
      </w:r>
      <w:r>
        <w:t xml:space="preserve">. A chaque instant t, </w:t>
      </w:r>
      <w:proofErr w:type="gramStart"/>
      <w:r>
        <w:t>le vecteur</w:t>
      </w:r>
      <w:proofErr w:type="gramEnd"/>
      <w:r>
        <w:t xml:space="preserve"> vitesse est calculé </w:t>
      </w:r>
      <w:r w:rsidR="006C40D4">
        <w:t xml:space="preserve">tel que </w:t>
      </w:r>
      <w:r>
        <w:t>:</w:t>
      </w:r>
    </w:p>
    <w:p w:rsidR="00030024" w:rsidRDefault="003F2299" w:rsidP="008659F4">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r>
                    <w:rPr>
                      <w:rFonts w:ascii="Cambria Math"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p w:rsidR="000E563E" w:rsidRDefault="000E563E" w:rsidP="000E563E">
      <w:pPr>
        <w:jc w:val="both"/>
        <w:rPr>
          <w:rFonts w:eastAsiaTheme="minorEastAsia"/>
        </w:rPr>
      </w:pPr>
      <w:proofErr w:type="gramStart"/>
      <w:r>
        <w:rPr>
          <w:rFonts w:eastAsiaTheme="minorEastAsia"/>
        </w:rPr>
        <w:t>où</w:t>
      </w:r>
      <w:proofErr w:type="gramEnd"/>
      <w:r>
        <w:rPr>
          <w:rFonts w:eastAsiaTheme="minorEastAsia"/>
        </w:rPr>
        <w:t xml:space="preserve"> w est en général une constante appelée coefficient d’inertie, c</w:t>
      </w:r>
      <w:r>
        <w:rPr>
          <w:rFonts w:eastAsiaTheme="minorEastAsia"/>
          <w:vertAlign w:val="subscript"/>
        </w:rPr>
        <w:t>1</w:t>
      </w:r>
      <w:r>
        <w:rPr>
          <w:rFonts w:eastAsiaTheme="minorEastAsia"/>
        </w:rPr>
        <w:t xml:space="preserve"> et c</w:t>
      </w:r>
      <w:r>
        <w:rPr>
          <w:rFonts w:eastAsiaTheme="minorEastAsia"/>
          <w:vertAlign w:val="subscript"/>
        </w:rPr>
        <w:t>2</w:t>
      </w:r>
      <w:r>
        <w:rPr>
          <w:rFonts w:eastAsiaTheme="minorEastAsia"/>
        </w:rPr>
        <w:t xml:space="preserve"> sont deux constantes, appelées coefficients d’accélération et r</w:t>
      </w:r>
      <w:r>
        <w:rPr>
          <w:rFonts w:eastAsiaTheme="minorEastAsia"/>
          <w:vertAlign w:val="subscript"/>
        </w:rPr>
        <w:t>1</w:t>
      </w:r>
      <w:r>
        <w:rPr>
          <w:rFonts w:eastAsiaTheme="minorEastAsia"/>
        </w:rPr>
        <w:t xml:space="preserve"> et r</w:t>
      </w:r>
      <w:r>
        <w:rPr>
          <w:rFonts w:eastAsiaTheme="minorEastAsia"/>
          <w:vertAlign w:val="subscript"/>
        </w:rPr>
        <w:t>2</w:t>
      </w:r>
      <w:r>
        <w:rPr>
          <w:rFonts w:eastAsiaTheme="minorEastAsia"/>
        </w:rPr>
        <w:t xml:space="preserve"> sont deux nombres aléatoires entre 0 et 1 tirés uniformément à chaque itération.</w:t>
      </w:r>
    </w:p>
    <w:p w:rsidR="00E4629F" w:rsidRDefault="00AB12D0" w:rsidP="000C3262">
      <w:pPr>
        <w:ind w:firstLine="426"/>
        <w:jc w:val="both"/>
        <w:rPr>
          <w:rFonts w:eastAsiaTheme="minorEastAsia"/>
        </w:rPr>
      </w:pPr>
      <w:r>
        <w:rPr>
          <w:rFonts w:eastAsiaTheme="minorEastAsia"/>
        </w:rPr>
        <w:t xml:space="preserve">On peut ensuite en déduire la nouvelle position de la particule : </w:t>
      </w:r>
    </w:p>
    <w:p w:rsidR="00AB12D0" w:rsidRPr="009B110D" w:rsidRDefault="003F2299" w:rsidP="000E563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ij</m:t>
              </m:r>
            </m:sub>
          </m:sSub>
          <m:r>
            <w:rPr>
              <w:rFonts w:ascii="Cambria Math" w:eastAsiaTheme="minorEastAsia" w:hAnsi="Cambria Math"/>
            </w:rPr>
            <m:t>(t+1)</m:t>
          </m:r>
        </m:oMath>
      </m:oMathPara>
    </w:p>
    <w:p w:rsidR="009B110D" w:rsidRDefault="009B110D" w:rsidP="009B110D">
      <w:pPr>
        <w:keepNext/>
        <w:jc w:val="center"/>
      </w:pPr>
      <w:r w:rsidRPr="009B110D">
        <w:rPr>
          <w:rFonts w:eastAsiaTheme="minorEastAsia"/>
          <w:noProof/>
          <w:lang w:eastAsia="fr-FR"/>
        </w:rPr>
        <w:drawing>
          <wp:inline distT="0" distB="0" distL="0" distR="0" wp14:anchorId="158B1CDE" wp14:editId="14DF33CA">
            <wp:extent cx="3117273" cy="1943100"/>
            <wp:effectExtent l="0" t="0" r="6985" b="0"/>
            <wp:docPr id="12" name="Image 12" descr="N:\Documents\Recherches bibliographiques\Essaim Particulai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Documents\Recherches bibliographiques\Essaim Particulaire.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3275" cy="1946841"/>
                    </a:xfrm>
                    <a:prstGeom prst="rect">
                      <a:avLst/>
                    </a:prstGeom>
                    <a:noFill/>
                    <a:ln>
                      <a:noFill/>
                    </a:ln>
                  </pic:spPr>
                </pic:pic>
              </a:graphicData>
            </a:graphic>
          </wp:inline>
        </w:drawing>
      </w:r>
    </w:p>
    <w:p w:rsidR="00AB12D0" w:rsidRPr="009B110D" w:rsidRDefault="009B110D" w:rsidP="009B110D">
      <w:pPr>
        <w:pStyle w:val="Lgende"/>
        <w:jc w:val="center"/>
        <w:rPr>
          <w:rFonts w:eastAsiaTheme="minorEastAsia"/>
        </w:rPr>
      </w:pPr>
      <w:bookmarkStart w:id="60" w:name="_Toc465344411"/>
      <w:r>
        <w:t xml:space="preserve">Figure </w:t>
      </w:r>
      <w:fldSimple w:instr=" SEQ Figure \* ARABIC ">
        <w:r w:rsidR="007F43A3">
          <w:rPr>
            <w:noProof/>
          </w:rPr>
          <w:t>8</w:t>
        </w:r>
      </w:fldSimple>
      <w:r>
        <w:t xml:space="preserve"> : Algorithme de l'essaim particulaire</w:t>
      </w:r>
      <w:bookmarkEnd w:id="60"/>
    </w:p>
    <w:p w:rsidR="00AB12D0" w:rsidRPr="00AB12D0" w:rsidRDefault="00AB12D0" w:rsidP="000C3262">
      <w:pPr>
        <w:ind w:firstLine="426"/>
        <w:jc w:val="both"/>
        <w:rPr>
          <w:rFonts w:eastAsiaTheme="minorEastAsia"/>
        </w:rPr>
      </w:pPr>
      <w:r w:rsidRPr="00AB12D0">
        <w:rPr>
          <w:rFonts w:eastAsiaTheme="minorEastAsia"/>
        </w:rPr>
        <w:t>Cet algorith</w:t>
      </w:r>
      <w:r w:rsidR="008659F4">
        <w:rPr>
          <w:rFonts w:eastAsiaTheme="minorEastAsia"/>
        </w:rPr>
        <w:t>me est performant mais présente</w:t>
      </w:r>
      <w:r w:rsidRPr="00AB12D0">
        <w:rPr>
          <w:rFonts w:eastAsiaTheme="minorEastAsia"/>
        </w:rPr>
        <w:t xml:space="preserve"> les mêmes défauts que les méthodes évolutionnaires : le temps de convergence peut être long.</w:t>
      </w:r>
    </w:p>
    <w:p w:rsidR="006441F2" w:rsidRDefault="006441F2" w:rsidP="00142E5D">
      <w:pPr>
        <w:pStyle w:val="Titre6"/>
      </w:pPr>
      <w:r>
        <w:t xml:space="preserve">Colonie de fourmis </w:t>
      </w:r>
      <w:r w:rsidR="00AB12D0">
        <w:t xml:space="preserve">(ACO) </w:t>
      </w:r>
      <w:r>
        <w:t>(</w:t>
      </w:r>
      <w:r w:rsidR="005E52CF" w:rsidRPr="005E52CF">
        <w:rPr>
          <w:highlight w:val="yellow"/>
        </w:rPr>
        <w:t>Lepagnot, 2011</w:t>
      </w:r>
      <w:r>
        <w:t>)</w:t>
      </w:r>
    </w:p>
    <w:p w:rsidR="006441F2" w:rsidRDefault="008659F4" w:rsidP="000C3262">
      <w:pPr>
        <w:ind w:firstLine="426"/>
        <w:jc w:val="both"/>
      </w:pPr>
      <w:r>
        <w:t>Comme l’OEP, l’ACO est une approche utilisant l’</w:t>
      </w:r>
      <w:r w:rsidR="009D1C88">
        <w:t xml:space="preserve">intelligence en essaim et découlant des comportements sociaux d’une fourmilière. En effet, les fourmis ont la capacité de communiquer entre elles par le dépôt de substances chimiques sur le sol : les phéromones. Si un obstacle est disposé entre le nid et la fourmilière, le chemin le plus court sera désigné par les fourmis qui sont retournées le plus rapidement au nid en passant par la source de nourriture. Il en découle que la quantité de phéromones déposées par unité de temps sur ce trajet est plus importante que les autres. Sachant qu’une fourmi est d’autant plus attirée à un endroit que le taux de phéromones y est important, toutes les fourmis finiront par emprunter le chemin le plus court pour accéder à la source de nourriture. </w:t>
      </w:r>
    </w:p>
    <w:p w:rsidR="009D1C88" w:rsidRDefault="009D1C88" w:rsidP="000C3262">
      <w:pPr>
        <w:ind w:firstLine="426"/>
        <w:jc w:val="both"/>
      </w:pPr>
      <w:r>
        <w:t>Pour chaque fourmi k, le trajet d’un</w:t>
      </w:r>
      <w:r w:rsidR="00787279">
        <w:t>e ville i à une ville</w:t>
      </w:r>
      <w:r>
        <w:t xml:space="preserve"> j dépend de : </w:t>
      </w:r>
    </w:p>
    <w:p w:rsidR="009D1C88" w:rsidRDefault="00634663" w:rsidP="00043ECD">
      <w:pPr>
        <w:pStyle w:val="Paragraphedeliste"/>
        <w:numPr>
          <w:ilvl w:val="0"/>
          <w:numId w:val="23"/>
        </w:numPr>
        <w:ind w:left="709" w:hanging="425"/>
        <w:jc w:val="both"/>
      </w:pPr>
      <w:r>
        <w:t>La liste des déplacements possibles</w:t>
      </w:r>
      <w:r w:rsidR="000E0A6E">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k</m:t>
            </m:r>
          </m:sup>
        </m:sSubSup>
      </m:oMath>
    </w:p>
    <w:p w:rsidR="00634663" w:rsidRDefault="00634663" w:rsidP="00043ECD">
      <w:pPr>
        <w:pStyle w:val="Paragraphedeliste"/>
        <w:numPr>
          <w:ilvl w:val="0"/>
          <w:numId w:val="23"/>
        </w:numPr>
        <w:ind w:left="709" w:hanging="425"/>
        <w:jc w:val="both"/>
      </w:pPr>
      <w:r>
        <w:t>L’inverse de la distance entre les points appelée visibilité</w:t>
      </w:r>
      <w:r w:rsidR="00E63F9C">
        <w:t xml:space="preserve">, </w:t>
      </w:r>
      <w:proofErr w:type="spellStart"/>
      <w:r w:rsidR="00E63F9C">
        <w:t>η</w:t>
      </w:r>
      <w:r w:rsidR="00E63F9C">
        <w:rPr>
          <w:vertAlign w:val="subscript"/>
        </w:rPr>
        <w:t>ij</w:t>
      </w:r>
      <w:proofErr w:type="spellEnd"/>
      <w:r w:rsidR="00E63F9C">
        <w:t>=1/</w:t>
      </w:r>
      <w:proofErr w:type="spellStart"/>
      <w:r w:rsidR="00E63F9C">
        <w:t>d</w:t>
      </w:r>
      <w:r w:rsidR="00E63F9C">
        <w:rPr>
          <w:vertAlign w:val="subscript"/>
        </w:rPr>
        <w:t>ij</w:t>
      </w:r>
      <w:proofErr w:type="spellEnd"/>
    </w:p>
    <w:p w:rsidR="00634663" w:rsidRDefault="00634663" w:rsidP="00043ECD">
      <w:pPr>
        <w:pStyle w:val="Paragraphedeliste"/>
        <w:numPr>
          <w:ilvl w:val="0"/>
          <w:numId w:val="23"/>
        </w:numPr>
        <w:ind w:left="709" w:hanging="425"/>
        <w:jc w:val="both"/>
      </w:pPr>
      <w:r>
        <w:t xml:space="preserve">La quantité de phéromones déposées entre ces deux </w:t>
      </w:r>
      <w:r w:rsidR="00E63F9C">
        <w:t>p</w:t>
      </w:r>
      <w:r>
        <w:t>oints, appelée intensité de la piste</w:t>
      </w:r>
      <w:r w:rsidR="00E63F9C">
        <w:t xml:space="preserve"> </w:t>
      </w:r>
      <w:proofErr w:type="spellStart"/>
      <w:r w:rsidR="00E63F9C">
        <w:t>τ</w:t>
      </w:r>
      <w:r w:rsidR="00E63F9C">
        <w:rPr>
          <w:vertAlign w:val="subscript"/>
        </w:rPr>
        <w:t>ij</w:t>
      </w:r>
      <w:proofErr w:type="spellEnd"/>
      <w:r>
        <w:t>. Cette quantité dépend de la qualité de la solution trouvée.</w:t>
      </w:r>
    </w:p>
    <w:p w:rsidR="00634663" w:rsidRDefault="00634663" w:rsidP="00043ECD">
      <w:pPr>
        <w:pStyle w:val="Paragraphedeliste"/>
        <w:numPr>
          <w:ilvl w:val="0"/>
          <w:numId w:val="23"/>
        </w:numPr>
        <w:ind w:left="709" w:hanging="425"/>
        <w:jc w:val="both"/>
      </w:pPr>
      <w:r>
        <w:t>L’évaporation des phéromones</w:t>
      </w:r>
    </w:p>
    <w:p w:rsidR="008E21B4" w:rsidRDefault="008E21B4">
      <w:r>
        <w:br w:type="page"/>
      </w:r>
    </w:p>
    <w:p w:rsidR="00E63F9C" w:rsidRPr="00E63F9C" w:rsidRDefault="00E63F9C" w:rsidP="000C3262">
      <w:pPr>
        <w:ind w:firstLine="426"/>
        <w:jc w:val="both"/>
      </w:pPr>
      <w:r w:rsidRPr="00E63F9C">
        <w:lastRenderedPageBreak/>
        <w:t xml:space="preserve">La règle de déplacement est la suivante : </w:t>
      </w:r>
    </w:p>
    <w:p w:rsidR="00E63F9C" w:rsidRPr="00E63F9C" w:rsidRDefault="003F2299" w:rsidP="00634663">
      <w:pPr>
        <w:jc w:val="both"/>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k</m:t>
              </m:r>
            </m:sup>
          </m:sSubSup>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(t)</m:t>
                          </m:r>
                        </m:e>
                        <m:sup>
                          <m:r>
                            <w:rPr>
                              <w:rFonts w:ascii="Cambria Math" w:hAnsi="Cambria Math"/>
                            </w:rPr>
                            <m:t>α</m:t>
                          </m:r>
                        </m:sup>
                      </m:sSup>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ij</m:t>
                              </m:r>
                            </m:sub>
                          </m:sSub>
                          <m:r>
                            <w:rPr>
                              <w:rFonts w:ascii="Cambria Math" w:hAnsi="Cambria Math"/>
                            </w:rPr>
                            <m:t>(t)</m:t>
                          </m:r>
                        </m:e>
                        <m:sup>
                          <m:r>
                            <w:rPr>
                              <w:rFonts w:ascii="Cambria Math" w:hAnsi="Cambria Math"/>
                            </w:rPr>
                            <m:t>β</m:t>
                          </m:r>
                        </m:sup>
                      </m:sSup>
                    </m:num>
                    <m:den>
                      <m:nary>
                        <m:naryPr>
                          <m:chr m:val="∑"/>
                          <m:limLoc m:val="subSup"/>
                          <m:supHide m:val="1"/>
                          <m:ctrlPr>
                            <w:rPr>
                              <w:rFonts w:ascii="Cambria Math" w:hAnsi="Cambria Math"/>
                              <w:i/>
                            </w:rPr>
                          </m:ctrlPr>
                        </m:naryPr>
                        <m:sub>
                          <m:r>
                            <w:rPr>
                              <w:rFonts w:ascii="Cambria Math" w:hAnsi="Cambria Math"/>
                            </w:rPr>
                            <m:t>l∈</m:t>
                          </m:r>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k</m:t>
                              </m:r>
                            </m:sup>
                          </m:sSubSup>
                        </m:sub>
                        <m:sup/>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il</m:t>
                                  </m:r>
                                </m:sub>
                              </m:sSub>
                              <m:r>
                                <w:rPr>
                                  <w:rFonts w:ascii="Cambria Math" w:hAnsi="Cambria Math"/>
                                </w:rPr>
                                <m:t>(t)</m:t>
                              </m:r>
                            </m:e>
                            <m:sup>
                              <m:r>
                                <w:rPr>
                                  <w:rFonts w:ascii="Cambria Math" w:hAnsi="Cambria Math"/>
                                </w:rPr>
                                <m:t>α</m:t>
                              </m:r>
                            </m:sup>
                          </m:sSup>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il</m:t>
                                  </m:r>
                                </m:sub>
                              </m:sSub>
                              <m:r>
                                <w:rPr>
                                  <w:rFonts w:ascii="Cambria Math" w:hAnsi="Cambria Math"/>
                                </w:rPr>
                                <m:t>(t)</m:t>
                              </m:r>
                            </m:e>
                            <m:sup>
                              <m:r>
                                <w:rPr>
                                  <w:rFonts w:ascii="Cambria Math" w:hAnsi="Cambria Math"/>
                                </w:rPr>
                                <m:t>β</m:t>
                              </m:r>
                            </m:sup>
                          </m:sSup>
                        </m:e>
                      </m:nary>
                    </m:den>
                  </m:f>
                  <m:r>
                    <w:rPr>
                      <w:rFonts w:ascii="Cambria Math" w:hAnsi="Cambria Math"/>
                    </w:rPr>
                    <m:t xml:space="preserve"> si j∈</m:t>
                  </m:r>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k</m:t>
                      </m:r>
                    </m:sup>
                  </m:sSubSup>
                </m:e>
                <m:e>
                  <m:r>
                    <w:rPr>
                      <w:rFonts w:ascii="Cambria Math" w:hAnsi="Cambria Math"/>
                    </w:rPr>
                    <m:t>0 sinon</m:t>
                  </m:r>
                </m:e>
              </m:eqArr>
            </m:e>
          </m:d>
        </m:oMath>
      </m:oMathPara>
    </w:p>
    <w:p w:rsidR="00E63F9C" w:rsidRDefault="00E63F9C" w:rsidP="00634663">
      <w:pPr>
        <w:jc w:val="both"/>
        <w:rPr>
          <w:rFonts w:eastAsiaTheme="minorEastAsia"/>
        </w:rPr>
      </w:pPr>
      <w:proofErr w:type="gramStart"/>
      <w:r>
        <w:rPr>
          <w:rFonts w:eastAsiaTheme="minorEastAsia"/>
        </w:rPr>
        <w:t>où</w:t>
      </w:r>
      <w:proofErr w:type="gramEnd"/>
      <w:r>
        <w:rPr>
          <w:rFonts w:eastAsiaTheme="minorEastAsia"/>
        </w:rPr>
        <w:t xml:space="preserve"> α et β sont deux paramètres contrôlant l’importance relative de l’intensité de la piste et de la visibilité.</w:t>
      </w:r>
    </w:p>
    <w:p w:rsidR="004E5578" w:rsidRDefault="004E5578" w:rsidP="000C3262">
      <w:pPr>
        <w:ind w:firstLine="426"/>
        <w:jc w:val="both"/>
        <w:rPr>
          <w:rFonts w:eastAsiaTheme="minorEastAsia"/>
        </w:rPr>
      </w:pPr>
      <w:r>
        <w:rPr>
          <w:rFonts w:eastAsiaTheme="minorEastAsia"/>
        </w:rPr>
        <w:t xml:space="preserve">Après un tour complet de l’obstacle, chaque fourmi dépose une certaine quantité de phéromone sur l’ensemble de son parcours. Cette quantité dépend de la qualité de la solution trouvée et est définie par : </w:t>
      </w:r>
    </w:p>
    <w:p w:rsidR="004E5578" w:rsidRPr="00E63F9C" w:rsidRDefault="003F2299" w:rsidP="004E5578">
      <w:pPr>
        <w:jc w:val="both"/>
        <w:rPr>
          <w:rFonts w:eastAsiaTheme="minorEastAsia"/>
        </w:rPr>
      </w:pPr>
      <m:oMathPara>
        <m:oMath>
          <m:sSubSup>
            <m:sSubSupPr>
              <m:ctrlPr>
                <w:rPr>
                  <w:rFonts w:ascii="Cambria Math" w:hAnsi="Cambria Math"/>
                  <w:i/>
                </w:rPr>
              </m:ctrlPr>
            </m:sSubSupPr>
            <m:e>
              <m:r>
                <w:rPr>
                  <w:rFonts w:ascii="Cambria Math" w:hAnsi="Cambria Math"/>
                </w:rPr>
                <m:t>Δτ</m:t>
              </m:r>
            </m:e>
            <m:sub>
              <m:r>
                <w:rPr>
                  <w:rFonts w:ascii="Cambria Math" w:hAnsi="Cambria Math"/>
                </w:rPr>
                <m:t>ij</m:t>
              </m:r>
            </m:sub>
            <m:sup>
              <m:r>
                <w:rPr>
                  <w:rFonts w:ascii="Cambria Math" w:hAnsi="Cambria Math"/>
                </w:rPr>
                <m:t>k</m:t>
              </m:r>
            </m:sup>
          </m:sSubSup>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L</m:t>
                          </m:r>
                        </m:e>
                        <m:sup>
                          <m:r>
                            <w:rPr>
                              <w:rFonts w:ascii="Cambria Math" w:hAnsi="Cambria Math"/>
                            </w:rPr>
                            <m:t>k</m:t>
                          </m:r>
                        </m:sup>
                      </m:sSup>
                      <m:r>
                        <w:rPr>
                          <w:rFonts w:ascii="Cambria Math" w:hAnsi="Cambria Math"/>
                        </w:rPr>
                        <m:t>(t)</m:t>
                      </m:r>
                    </m:den>
                  </m:f>
                  <m:r>
                    <w:rPr>
                      <w:rFonts w:ascii="Cambria Math" w:hAnsi="Cambria Math"/>
                    </w:rPr>
                    <m:t xml:space="preserve"> si (i,j)∈</m:t>
                  </m:r>
                  <m:sSup>
                    <m:sSupPr>
                      <m:ctrlPr>
                        <w:rPr>
                          <w:rFonts w:ascii="Cambria Math" w:hAnsi="Cambria Math"/>
                          <w:i/>
                        </w:rPr>
                      </m:ctrlPr>
                    </m:sSupPr>
                    <m:e>
                      <m:r>
                        <w:rPr>
                          <w:rFonts w:ascii="Cambria Math" w:hAnsi="Cambria Math"/>
                        </w:rPr>
                        <m:t>T</m:t>
                      </m:r>
                    </m:e>
                    <m:sup>
                      <m:r>
                        <w:rPr>
                          <w:rFonts w:ascii="Cambria Math" w:hAnsi="Cambria Math"/>
                        </w:rPr>
                        <m:t>k</m:t>
                      </m:r>
                    </m:sup>
                  </m:sSup>
                  <m:r>
                    <w:rPr>
                      <w:rFonts w:ascii="Cambria Math" w:hAnsi="Cambria Math"/>
                    </w:rPr>
                    <m:t>(t)</m:t>
                  </m:r>
                </m:e>
                <m:e>
                  <m:r>
                    <w:rPr>
                      <w:rFonts w:ascii="Cambria Math" w:hAnsi="Cambria Math"/>
                    </w:rPr>
                    <m:t>0 sinon</m:t>
                  </m:r>
                </m:e>
              </m:eqArr>
            </m:e>
          </m:d>
        </m:oMath>
      </m:oMathPara>
    </w:p>
    <w:p w:rsidR="004E5578" w:rsidRDefault="004E5578" w:rsidP="00634663">
      <w:pPr>
        <w:jc w:val="both"/>
        <w:rPr>
          <w:rFonts w:eastAsiaTheme="minorEastAsia"/>
        </w:rPr>
      </w:pPr>
      <w:proofErr w:type="gramStart"/>
      <w:r>
        <w:t>où</w:t>
      </w:r>
      <w:proofErr w:type="gramEnd"/>
      <w:r>
        <w:t xml:space="preserve"> </w:t>
      </w:r>
      <m:oMath>
        <m:sSup>
          <m:sSupPr>
            <m:ctrlPr>
              <w:rPr>
                <w:rFonts w:ascii="Cambria Math" w:hAnsi="Cambria Math"/>
                <w:i/>
              </w:rPr>
            </m:ctrlPr>
          </m:sSupPr>
          <m:e>
            <m:r>
              <w:rPr>
                <w:rFonts w:ascii="Cambria Math" w:hAnsi="Cambria Math"/>
              </w:rPr>
              <m:t>T</m:t>
            </m:r>
          </m:e>
          <m:sup>
            <m:r>
              <w:rPr>
                <w:rFonts w:ascii="Cambria Math" w:hAnsi="Cambria Math"/>
              </w:rPr>
              <m:t>k</m:t>
            </m:r>
          </m:sup>
        </m:sSup>
        <m:r>
          <w:rPr>
            <w:rFonts w:ascii="Cambria Math" w:hAnsi="Cambria Math"/>
          </w:rPr>
          <m:t>(t)</m:t>
        </m:r>
      </m:oMath>
      <w:r>
        <w:rPr>
          <w:rFonts w:eastAsiaTheme="minorEastAsia"/>
        </w:rPr>
        <w:t xml:space="preserve"> est le trajet effectué par la fourmi k à l’itération t, </w:t>
      </w:r>
      <m:oMath>
        <m:sSup>
          <m:sSupPr>
            <m:ctrlPr>
              <w:rPr>
                <w:rFonts w:ascii="Cambria Math" w:hAnsi="Cambria Math"/>
                <w:i/>
              </w:rPr>
            </m:ctrlPr>
          </m:sSupPr>
          <m:e>
            <m:r>
              <w:rPr>
                <w:rFonts w:ascii="Cambria Math" w:hAnsi="Cambria Math"/>
              </w:rPr>
              <m:t>L</m:t>
            </m:r>
          </m:e>
          <m:sup>
            <m:r>
              <w:rPr>
                <w:rFonts w:ascii="Cambria Math" w:hAnsi="Cambria Math"/>
              </w:rPr>
              <m:t>k</m:t>
            </m:r>
          </m:sup>
        </m:sSup>
        <m:r>
          <w:rPr>
            <w:rFonts w:ascii="Cambria Math" w:hAnsi="Cambria Math"/>
          </w:rPr>
          <m:t>(t)</m:t>
        </m:r>
      </m:oMath>
      <w:r>
        <w:rPr>
          <w:rFonts w:eastAsiaTheme="minorEastAsia"/>
        </w:rPr>
        <w:t xml:space="preserve"> est la longueur de </w:t>
      </w:r>
      <m:oMath>
        <m:sSup>
          <m:sSupPr>
            <m:ctrlPr>
              <w:rPr>
                <w:rFonts w:ascii="Cambria Math" w:hAnsi="Cambria Math"/>
                <w:i/>
              </w:rPr>
            </m:ctrlPr>
          </m:sSupPr>
          <m:e>
            <m:r>
              <w:rPr>
                <w:rFonts w:ascii="Cambria Math" w:hAnsi="Cambria Math"/>
              </w:rPr>
              <m:t>T</m:t>
            </m:r>
          </m:e>
          <m:sup>
            <m:r>
              <w:rPr>
                <w:rFonts w:ascii="Cambria Math" w:hAnsi="Cambria Math"/>
              </w:rPr>
              <m:t>k</m:t>
            </m:r>
          </m:sup>
        </m:sSup>
        <m:d>
          <m:dPr>
            <m:ctrlPr>
              <w:rPr>
                <w:rFonts w:ascii="Cambria Math" w:hAnsi="Cambria Math"/>
                <w:i/>
              </w:rPr>
            </m:ctrlPr>
          </m:dPr>
          <m:e>
            <m:r>
              <w:rPr>
                <w:rFonts w:ascii="Cambria Math" w:hAnsi="Cambria Math"/>
              </w:rPr>
              <m:t>t</m:t>
            </m:r>
          </m:e>
        </m:d>
        <m:r>
          <w:rPr>
            <w:rFonts w:ascii="Cambria Math" w:hAnsi="Cambria Math"/>
          </w:rPr>
          <m:t xml:space="preserve"> </m:t>
        </m:r>
      </m:oMath>
      <w:r>
        <w:rPr>
          <w:rFonts w:eastAsiaTheme="minorEastAsia"/>
        </w:rPr>
        <w:t xml:space="preserve">et Q est un paramètre de réglage. </w:t>
      </w:r>
    </w:p>
    <w:p w:rsidR="00D1612E" w:rsidRDefault="00D1612E" w:rsidP="000C3262">
      <w:pPr>
        <w:ind w:firstLine="426"/>
        <w:jc w:val="both"/>
        <w:rPr>
          <w:rFonts w:eastAsiaTheme="minorEastAsia"/>
        </w:rPr>
      </w:pPr>
      <w:r>
        <w:rPr>
          <w:rFonts w:eastAsiaTheme="minorEastAsia"/>
        </w:rPr>
        <w:t xml:space="preserve">Enfin, le processus d’évaporation des phéromones (pour éviter de trouver des optima locaux) peut être modélisé de la façon suivante : </w:t>
      </w:r>
    </w:p>
    <w:p w:rsidR="00D1612E" w:rsidRPr="00D1612E" w:rsidRDefault="003F2299" w:rsidP="00634663">
      <w:pPr>
        <w:jc w:val="both"/>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(t+1)=</m:t>
          </m:r>
          <m:d>
            <m:dPr>
              <m:ctrlPr>
                <w:rPr>
                  <w:rFonts w:ascii="Cambria Math" w:hAnsi="Cambria Math"/>
                  <w:i/>
                </w:rPr>
              </m:ctrlPr>
            </m:dPr>
            <m:e>
              <m:r>
                <w:rPr>
                  <w:rFonts w:ascii="Cambria Math" w:hAnsi="Cambria Math"/>
                </w:rPr>
                <m:t>1-ρ</m:t>
              </m:r>
            </m:e>
          </m:d>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(t)+</m:t>
          </m:r>
          <m:sSub>
            <m:sSubPr>
              <m:ctrlPr>
                <w:rPr>
                  <w:rFonts w:ascii="Cambria Math" w:hAnsi="Cambria Math"/>
                  <w:i/>
                </w:rPr>
              </m:ctrlPr>
            </m:sSubPr>
            <m:e>
              <m:r>
                <w:rPr>
                  <w:rFonts w:ascii="Cambria Math" w:hAnsi="Cambria Math"/>
                </w:rPr>
                <m:t>Δτ</m:t>
              </m:r>
            </m:e>
            <m:sub>
              <m:r>
                <w:rPr>
                  <w:rFonts w:ascii="Cambria Math" w:hAnsi="Cambria Math"/>
                </w:rPr>
                <m:t>ij</m:t>
              </m:r>
            </m:sub>
          </m:sSub>
          <m:r>
            <w:rPr>
              <w:rFonts w:ascii="Cambria Math" w:hAnsi="Cambria Math"/>
            </w:rPr>
            <m:t>(t)</m:t>
          </m:r>
        </m:oMath>
      </m:oMathPara>
    </w:p>
    <w:p w:rsidR="00D1612E" w:rsidRPr="00E63F9C" w:rsidRDefault="005C5CC1" w:rsidP="00634663">
      <w:pPr>
        <w:jc w:val="both"/>
      </w:pPr>
      <w:proofErr w:type="gramStart"/>
      <w:r>
        <w:rPr>
          <w:rFonts w:eastAsiaTheme="minorEastAsia"/>
        </w:rPr>
        <w:t>o</w:t>
      </w:r>
      <w:r w:rsidR="00D1612E">
        <w:rPr>
          <w:rFonts w:eastAsiaTheme="minorEastAsia"/>
        </w:rPr>
        <w:t xml:space="preserve">ù </w:t>
      </w:r>
      <w:proofErr w:type="gramEnd"/>
      <m:oMath>
        <m:sSub>
          <m:sSubPr>
            <m:ctrlPr>
              <w:rPr>
                <w:rFonts w:ascii="Cambria Math" w:hAnsi="Cambria Math"/>
                <w:i/>
              </w:rPr>
            </m:ctrlPr>
          </m:sSubPr>
          <m:e>
            <m:r>
              <w:rPr>
                <w:rFonts w:ascii="Cambria Math" w:hAnsi="Cambria Math"/>
              </w:rPr>
              <m:t>Δτ</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Sup>
              <m:sSubSupPr>
                <m:ctrlPr>
                  <w:rPr>
                    <w:rFonts w:ascii="Cambria Math" w:hAnsi="Cambria Math"/>
                    <w:i/>
                  </w:rPr>
                </m:ctrlPr>
              </m:sSubSupPr>
              <m:e>
                <m:r>
                  <w:rPr>
                    <w:rFonts w:ascii="Cambria Math" w:hAnsi="Cambria Math"/>
                  </w:rPr>
                  <m:t>Δτ</m:t>
                </m:r>
              </m:e>
              <m:sub>
                <m:r>
                  <w:rPr>
                    <w:rFonts w:ascii="Cambria Math" w:hAnsi="Cambria Math"/>
                  </w:rPr>
                  <m:t>ij</m:t>
                </m:r>
              </m:sub>
              <m:sup>
                <m:r>
                  <w:rPr>
                    <w:rFonts w:ascii="Cambria Math" w:hAnsi="Cambria Math"/>
                  </w:rPr>
                  <m:t>k</m:t>
                </m:r>
              </m:sup>
            </m:sSubSup>
            <m:d>
              <m:dPr>
                <m:ctrlPr>
                  <w:rPr>
                    <w:rFonts w:ascii="Cambria Math" w:hAnsi="Cambria Math"/>
                    <w:i/>
                  </w:rPr>
                </m:ctrlPr>
              </m:dPr>
              <m:e>
                <m:r>
                  <w:rPr>
                    <w:rFonts w:ascii="Cambria Math" w:hAnsi="Cambria Math"/>
                  </w:rPr>
                  <m:t>t</m:t>
                </m:r>
              </m:e>
            </m:d>
          </m:e>
        </m:nary>
      </m:oMath>
      <w:r>
        <w:rPr>
          <w:rFonts w:eastAsiaTheme="minorEastAsia"/>
        </w:rPr>
        <w:t>, m le nombre de fourmis et ρ est un paramètre de réglage.</w:t>
      </w:r>
    </w:p>
    <w:p w:rsidR="009C5F9B" w:rsidRDefault="009C5F9B" w:rsidP="009C5F9B">
      <w:pPr>
        <w:keepNext/>
        <w:jc w:val="center"/>
      </w:pPr>
      <w:r>
        <w:rPr>
          <w:noProof/>
          <w:lang w:eastAsia="fr-FR"/>
        </w:rPr>
        <w:drawing>
          <wp:inline distT="0" distB="0" distL="0" distR="0" wp14:anchorId="51D27644" wp14:editId="120FFD27">
            <wp:extent cx="3314700" cy="1787929"/>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9566" cy="1790554"/>
                    </a:xfrm>
                    <a:prstGeom prst="rect">
                      <a:avLst/>
                    </a:prstGeom>
                  </pic:spPr>
                </pic:pic>
              </a:graphicData>
            </a:graphic>
          </wp:inline>
        </w:drawing>
      </w:r>
    </w:p>
    <w:p w:rsidR="006441F2" w:rsidRDefault="009C5F9B" w:rsidP="00142E5D">
      <w:pPr>
        <w:pStyle w:val="Lgende"/>
        <w:jc w:val="center"/>
      </w:pPr>
      <w:bookmarkStart w:id="61" w:name="_Toc465344412"/>
      <w:r>
        <w:t xml:space="preserve">Figure </w:t>
      </w:r>
      <w:fldSimple w:instr=" SEQ Figure \* ARABIC ">
        <w:r w:rsidR="007F43A3">
          <w:rPr>
            <w:noProof/>
          </w:rPr>
          <w:t>9</w:t>
        </w:r>
      </w:fldSimple>
      <w:r>
        <w:t xml:space="preserve"> : Recherche du meilleur chemin pour les fourmis</w:t>
      </w:r>
      <w:bookmarkEnd w:id="61"/>
    </w:p>
    <w:p w:rsidR="00142E5D" w:rsidRPr="00142E5D" w:rsidRDefault="00142E5D" w:rsidP="00142E5D"/>
    <w:p w:rsidR="006441F2" w:rsidRDefault="006441F2" w:rsidP="006441F2">
      <w:pPr>
        <w:pStyle w:val="Titre5"/>
      </w:pPr>
      <w:r>
        <w:t>Recuit simulé (</w:t>
      </w:r>
      <w:proofErr w:type="spellStart"/>
      <w:r w:rsidRPr="005E52CF">
        <w:rPr>
          <w:highlight w:val="yellow"/>
        </w:rPr>
        <w:t>Cabodevilla</w:t>
      </w:r>
      <w:proofErr w:type="spellEnd"/>
      <w:r>
        <w:t>)</w:t>
      </w:r>
    </w:p>
    <w:p w:rsidR="003F0244" w:rsidRDefault="009D2D3C" w:rsidP="000C3262">
      <w:pPr>
        <w:autoSpaceDE w:val="0"/>
        <w:autoSpaceDN w:val="0"/>
        <w:adjustRightInd w:val="0"/>
        <w:spacing w:line="240" w:lineRule="auto"/>
        <w:ind w:firstLine="426"/>
        <w:jc w:val="both"/>
        <w:rPr>
          <w:rFonts w:cs="F16"/>
        </w:rPr>
      </w:pPr>
      <w:r>
        <w:rPr>
          <w:rFonts w:cs="F16"/>
        </w:rPr>
        <w:t>La méthode du recuit simulé</w:t>
      </w:r>
      <w:r w:rsidRPr="009D2D3C">
        <w:rPr>
          <w:rFonts w:cs="F16"/>
        </w:rPr>
        <w:t xml:space="preserve"> (</w:t>
      </w:r>
      <w:proofErr w:type="spellStart"/>
      <w:r w:rsidRPr="009D2D3C">
        <w:rPr>
          <w:rFonts w:cs="F55"/>
        </w:rPr>
        <w:t>Simulated</w:t>
      </w:r>
      <w:proofErr w:type="spellEnd"/>
      <w:r w:rsidRPr="009D2D3C">
        <w:rPr>
          <w:rFonts w:cs="F55"/>
        </w:rPr>
        <w:t xml:space="preserve"> </w:t>
      </w:r>
      <w:proofErr w:type="spellStart"/>
      <w:r w:rsidRPr="009D2D3C">
        <w:rPr>
          <w:rFonts w:cs="F55"/>
        </w:rPr>
        <w:t>Annealing</w:t>
      </w:r>
      <w:proofErr w:type="spellEnd"/>
      <w:r w:rsidRPr="009D2D3C">
        <w:rPr>
          <w:rFonts w:cs="F16"/>
        </w:rPr>
        <w:t xml:space="preserve">) repose sur un </w:t>
      </w:r>
      <w:r>
        <w:rPr>
          <w:rFonts w:cs="F16"/>
        </w:rPr>
        <w:t xml:space="preserve">principe de la thermodynamique : </w:t>
      </w:r>
      <w:r w:rsidRPr="009D2D3C">
        <w:rPr>
          <w:rFonts w:cs="F16"/>
        </w:rPr>
        <w:t>la loi de refroidissement des métaux. Un atome donné est animé par un mouvement brownien dont</w:t>
      </w:r>
      <w:r>
        <w:rPr>
          <w:rFonts w:cs="F16"/>
        </w:rPr>
        <w:t xml:space="preserve"> </w:t>
      </w:r>
      <w:r w:rsidRPr="009D2D3C">
        <w:rPr>
          <w:rFonts w:cs="F16"/>
        </w:rPr>
        <w:t>l'amplitude dépend de la température. Lorsque la température décroît ce mouvement s'estompe et</w:t>
      </w:r>
      <w:r>
        <w:rPr>
          <w:rFonts w:cs="F16"/>
        </w:rPr>
        <w:t xml:space="preserve"> </w:t>
      </w:r>
      <w:r w:rsidRPr="009D2D3C">
        <w:rPr>
          <w:rFonts w:cs="F16"/>
        </w:rPr>
        <w:t>l'atome tend à se positionner dans un état d'énergie minimale.</w:t>
      </w:r>
    </w:p>
    <w:p w:rsidR="009D2D3C" w:rsidRDefault="009D2D3C" w:rsidP="000C3262">
      <w:pPr>
        <w:autoSpaceDE w:val="0"/>
        <w:autoSpaceDN w:val="0"/>
        <w:adjustRightInd w:val="0"/>
        <w:spacing w:line="240" w:lineRule="auto"/>
        <w:ind w:firstLine="426"/>
        <w:jc w:val="both"/>
        <w:rPr>
          <w:rFonts w:cs="F16"/>
        </w:rPr>
      </w:pPr>
      <w:r w:rsidRPr="009D2D3C">
        <w:rPr>
          <w:rFonts w:cs="F16"/>
        </w:rPr>
        <w:t xml:space="preserve">Le problème posé est la détermination d'un vecteur </w:t>
      </w:r>
      <w:r w:rsidRPr="009D2D3C">
        <w:rPr>
          <w:rFonts w:cs="CMMI10"/>
        </w:rPr>
        <w:t xml:space="preserve">x </w:t>
      </w:r>
      <w:r w:rsidRPr="009D2D3C">
        <w:rPr>
          <w:rFonts w:cs="F16"/>
        </w:rPr>
        <w:t xml:space="preserve">qui minimise le critère </w:t>
      </w:r>
      <w:r w:rsidRPr="009D2D3C">
        <w:rPr>
          <w:rFonts w:cs="CMMI10"/>
        </w:rPr>
        <w:t>λ</w:t>
      </w:r>
      <w:r w:rsidRPr="009D2D3C">
        <w:rPr>
          <w:rFonts w:cs="CMR10"/>
        </w:rPr>
        <w:t>(</w:t>
      </w:r>
      <w:r w:rsidRPr="009D2D3C">
        <w:rPr>
          <w:rFonts w:cs="CMMI10"/>
        </w:rPr>
        <w:t>x</w:t>
      </w:r>
      <w:r w:rsidRPr="009D2D3C">
        <w:rPr>
          <w:rFonts w:cs="CMR10"/>
        </w:rPr>
        <w:t>)</w:t>
      </w:r>
      <w:r w:rsidRPr="009D2D3C">
        <w:rPr>
          <w:rFonts w:cs="F16"/>
        </w:rPr>
        <w:t xml:space="preserve">. Après une initialisation aléatoire du premier point de calcul </w:t>
      </w:r>
      <w:r>
        <w:rPr>
          <w:rFonts w:cs="CMMI10"/>
        </w:rPr>
        <w:t>x</w:t>
      </w:r>
      <w:r>
        <w:rPr>
          <w:rFonts w:cs="CMMI10"/>
          <w:vertAlign w:val="subscript"/>
        </w:rPr>
        <w:t>0</w:t>
      </w:r>
      <w:r w:rsidRPr="009D2D3C">
        <w:rPr>
          <w:rFonts w:cs="F16"/>
        </w:rPr>
        <w:t xml:space="preserve">, l'algorithme génère, à chaque itération, un pas aléatoire </w:t>
      </w:r>
      <w:proofErr w:type="spellStart"/>
      <w:r>
        <w:rPr>
          <w:rFonts w:cs="CMMI10"/>
        </w:rPr>
        <w:t>δx</w:t>
      </w:r>
      <w:proofErr w:type="spellEnd"/>
      <w:r w:rsidRPr="009D2D3C">
        <w:rPr>
          <w:rFonts w:cs="CMMI10"/>
        </w:rPr>
        <w:t xml:space="preserve"> </w:t>
      </w:r>
      <w:r w:rsidRPr="009D2D3C">
        <w:rPr>
          <w:rFonts w:cs="F16"/>
        </w:rPr>
        <w:t>suivant une loi de probabilité de type gaussienne</w:t>
      </w:r>
      <w:r w:rsidR="00D04497">
        <w:rPr>
          <w:rFonts w:cs="F16"/>
        </w:rPr>
        <w:t xml:space="preserve">. Le nouveau point de calcul est obtenu tel que : </w:t>
      </w:r>
    </w:p>
    <w:p w:rsidR="00D04497" w:rsidRPr="00D04497" w:rsidRDefault="003F2299" w:rsidP="003C5BC7">
      <w:pPr>
        <w:autoSpaceDE w:val="0"/>
        <w:autoSpaceDN w:val="0"/>
        <w:adjustRightInd w:val="0"/>
        <w:spacing w:line="240" w:lineRule="auto"/>
        <w:jc w:val="both"/>
        <w:rPr>
          <w:rFonts w:eastAsiaTheme="minorEastAsia" w:cs="F16"/>
        </w:rPr>
      </w:pPr>
      <m:oMathPara>
        <m:oMath>
          <m:sSub>
            <m:sSubPr>
              <m:ctrlPr>
                <w:rPr>
                  <w:rFonts w:ascii="Cambria Math" w:hAnsi="Cambria Math" w:cs="F16"/>
                  <w:i/>
                </w:rPr>
              </m:ctrlPr>
            </m:sSubPr>
            <m:e>
              <m:r>
                <w:rPr>
                  <w:rFonts w:ascii="Cambria Math" w:hAnsi="Cambria Math" w:cs="F16"/>
                </w:rPr>
                <m:t>x</m:t>
              </m:r>
            </m:e>
            <m:sub>
              <m:r>
                <w:rPr>
                  <w:rFonts w:ascii="Cambria Math" w:hAnsi="Cambria Math" w:cs="F16"/>
                </w:rPr>
                <m:t>k+1</m:t>
              </m:r>
            </m:sub>
          </m:sSub>
          <m:r>
            <w:rPr>
              <w:rFonts w:ascii="Cambria Math" w:hAnsi="Cambria Math" w:cs="F16"/>
            </w:rPr>
            <m:t>=</m:t>
          </m:r>
          <m:sSub>
            <m:sSubPr>
              <m:ctrlPr>
                <w:rPr>
                  <w:rFonts w:ascii="Cambria Math" w:hAnsi="Cambria Math" w:cs="F16"/>
                  <w:i/>
                </w:rPr>
              </m:ctrlPr>
            </m:sSubPr>
            <m:e>
              <m:r>
                <w:rPr>
                  <w:rFonts w:ascii="Cambria Math" w:hAnsi="Cambria Math" w:cs="F16"/>
                </w:rPr>
                <m:t>x</m:t>
              </m:r>
            </m:e>
            <m:sub>
              <m:r>
                <w:rPr>
                  <w:rFonts w:ascii="Cambria Math" w:hAnsi="Cambria Math" w:cs="F16"/>
                </w:rPr>
                <m:t>k</m:t>
              </m:r>
            </m:sub>
          </m:sSub>
          <m:r>
            <w:rPr>
              <w:rFonts w:ascii="Cambria Math" w:hAnsi="Cambria Math" w:cs="F16"/>
            </w:rPr>
            <m:t>+</m:t>
          </m:r>
          <m:r>
            <w:rPr>
              <w:rFonts w:ascii="Cambria Math" w:eastAsiaTheme="minorEastAsia" w:hAnsi="Cambria Math" w:cs="F16"/>
            </w:rPr>
            <m:t>δx</m:t>
          </m:r>
        </m:oMath>
      </m:oMathPara>
    </w:p>
    <w:p w:rsidR="00D04497" w:rsidRDefault="00D04497" w:rsidP="000C3262">
      <w:pPr>
        <w:autoSpaceDE w:val="0"/>
        <w:autoSpaceDN w:val="0"/>
        <w:adjustRightInd w:val="0"/>
        <w:spacing w:line="240" w:lineRule="auto"/>
        <w:ind w:firstLine="426"/>
        <w:jc w:val="both"/>
        <w:rPr>
          <w:rFonts w:eastAsiaTheme="minorEastAsia" w:cs="F16"/>
        </w:rPr>
      </w:pPr>
      <w:r>
        <w:rPr>
          <w:rFonts w:eastAsiaTheme="minorEastAsia" w:cs="F16"/>
        </w:rPr>
        <w:lastRenderedPageBreak/>
        <w:t xml:space="preserve">Deux cas peuvent alors se présenter : </w:t>
      </w:r>
    </w:p>
    <w:p w:rsidR="00D04497" w:rsidRPr="00D04497" w:rsidRDefault="00D04497" w:rsidP="00043ECD">
      <w:pPr>
        <w:pStyle w:val="Paragraphedeliste"/>
        <w:numPr>
          <w:ilvl w:val="0"/>
          <w:numId w:val="24"/>
        </w:numPr>
        <w:autoSpaceDE w:val="0"/>
        <w:autoSpaceDN w:val="0"/>
        <w:adjustRightInd w:val="0"/>
        <w:spacing w:line="240" w:lineRule="auto"/>
        <w:ind w:left="709" w:hanging="425"/>
        <w:jc w:val="both"/>
        <w:rPr>
          <w:rFonts w:cs="F16"/>
        </w:rPr>
      </w:pPr>
      <w:r>
        <w:rPr>
          <w:rFonts w:cs="F16"/>
        </w:rPr>
        <w:t xml:space="preserve">Le nouveau point est meilleur : </w:t>
      </w:r>
      <m:oMath>
        <m:r>
          <w:rPr>
            <w:rFonts w:ascii="Cambria Math" w:hAnsi="Cambria Math" w:cs="F16"/>
          </w:rPr>
          <m:t>λ</m:t>
        </m:r>
        <m:sSub>
          <m:sSubPr>
            <m:ctrlPr>
              <w:rPr>
                <w:rFonts w:ascii="Cambria Math" w:hAnsi="Cambria Math" w:cs="F16"/>
                <w:i/>
              </w:rPr>
            </m:ctrlPr>
          </m:sSubPr>
          <m:e>
            <m:r>
              <w:rPr>
                <w:rFonts w:ascii="Cambria Math" w:hAnsi="Cambria Math" w:cs="F16"/>
              </w:rPr>
              <m:t>(x</m:t>
            </m:r>
          </m:e>
          <m:sub>
            <m:r>
              <w:rPr>
                <w:rFonts w:ascii="Cambria Math" w:hAnsi="Cambria Math" w:cs="F16"/>
              </w:rPr>
              <m:t>k+1</m:t>
            </m:r>
          </m:sub>
        </m:sSub>
        <m:r>
          <w:rPr>
            <w:rFonts w:ascii="Cambria Math" w:hAnsi="Cambria Math" w:cs="F16"/>
          </w:rPr>
          <m:t>)</m:t>
        </m:r>
        <m:r>
          <w:rPr>
            <w:rFonts w:ascii="Cambria Math" w:eastAsiaTheme="minorEastAsia" w:hAnsi="Cambria Math" w:cs="F16"/>
          </w:rPr>
          <m:t>&lt;</m:t>
        </m:r>
        <m:r>
          <w:rPr>
            <w:rFonts w:ascii="Cambria Math" w:hAnsi="Cambria Math" w:cs="F16"/>
          </w:rPr>
          <m:t>λ</m:t>
        </m:r>
        <m:sSub>
          <m:sSubPr>
            <m:ctrlPr>
              <w:rPr>
                <w:rFonts w:ascii="Cambria Math" w:hAnsi="Cambria Math" w:cs="F16"/>
                <w:i/>
              </w:rPr>
            </m:ctrlPr>
          </m:sSubPr>
          <m:e>
            <m:r>
              <w:rPr>
                <w:rFonts w:ascii="Cambria Math" w:hAnsi="Cambria Math" w:cs="F16"/>
              </w:rPr>
              <m:t>(x</m:t>
            </m:r>
          </m:e>
          <m:sub>
            <m:r>
              <w:rPr>
                <w:rFonts w:ascii="Cambria Math" w:hAnsi="Cambria Math" w:cs="F16"/>
              </w:rPr>
              <m:t>k</m:t>
            </m:r>
          </m:sub>
        </m:sSub>
        <m:r>
          <w:rPr>
            <w:rFonts w:ascii="Cambria Math" w:hAnsi="Cambria Math" w:cs="F16"/>
          </w:rPr>
          <m:t>)</m:t>
        </m:r>
      </m:oMath>
    </w:p>
    <w:p w:rsidR="009D2D3C" w:rsidRDefault="00D04497" w:rsidP="003C5BC7">
      <w:pPr>
        <w:autoSpaceDE w:val="0"/>
        <w:autoSpaceDN w:val="0"/>
        <w:adjustRightInd w:val="0"/>
        <w:spacing w:line="240" w:lineRule="auto"/>
        <w:ind w:left="709"/>
        <w:jc w:val="both"/>
      </w:pPr>
      <w:r>
        <w:t>Le point est accepté et le processus recommence</w:t>
      </w:r>
    </w:p>
    <w:p w:rsidR="00D04497" w:rsidRPr="00D04497" w:rsidRDefault="00D04497" w:rsidP="00043ECD">
      <w:pPr>
        <w:pStyle w:val="Paragraphedeliste"/>
        <w:numPr>
          <w:ilvl w:val="0"/>
          <w:numId w:val="24"/>
        </w:numPr>
        <w:autoSpaceDE w:val="0"/>
        <w:autoSpaceDN w:val="0"/>
        <w:adjustRightInd w:val="0"/>
        <w:spacing w:line="240" w:lineRule="auto"/>
        <w:ind w:left="709" w:hanging="425"/>
        <w:jc w:val="both"/>
      </w:pPr>
      <w:r>
        <w:t xml:space="preserve">Le nouveau point est moins bon : </w:t>
      </w:r>
      <m:oMath>
        <m:r>
          <w:rPr>
            <w:rFonts w:ascii="Cambria Math" w:hAnsi="Cambria Math" w:cs="F16"/>
          </w:rPr>
          <m:t>λ</m:t>
        </m:r>
        <m:sSub>
          <m:sSubPr>
            <m:ctrlPr>
              <w:rPr>
                <w:rFonts w:ascii="Cambria Math" w:hAnsi="Cambria Math" w:cs="F16"/>
                <w:i/>
              </w:rPr>
            </m:ctrlPr>
          </m:sSubPr>
          <m:e>
            <m:r>
              <w:rPr>
                <w:rFonts w:ascii="Cambria Math" w:hAnsi="Cambria Math" w:cs="F16"/>
              </w:rPr>
              <m:t>(x</m:t>
            </m:r>
          </m:e>
          <m:sub>
            <m:r>
              <w:rPr>
                <w:rFonts w:ascii="Cambria Math" w:hAnsi="Cambria Math" w:cs="F16"/>
              </w:rPr>
              <m:t>k+1</m:t>
            </m:r>
          </m:sub>
        </m:sSub>
        <m:r>
          <w:rPr>
            <w:rFonts w:ascii="Cambria Math" w:hAnsi="Cambria Math" w:cs="F16"/>
          </w:rPr>
          <m:t>)</m:t>
        </m:r>
        <m:r>
          <w:rPr>
            <w:rFonts w:ascii="Cambria Math" w:eastAsiaTheme="minorEastAsia" w:hAnsi="Cambria Math" w:cs="F16"/>
          </w:rPr>
          <m:t>&gt;</m:t>
        </m:r>
        <m:r>
          <w:rPr>
            <w:rFonts w:ascii="Cambria Math" w:hAnsi="Cambria Math" w:cs="F16"/>
          </w:rPr>
          <m:t>λ</m:t>
        </m:r>
        <m:sSub>
          <m:sSubPr>
            <m:ctrlPr>
              <w:rPr>
                <w:rFonts w:ascii="Cambria Math" w:hAnsi="Cambria Math" w:cs="F16"/>
                <w:i/>
              </w:rPr>
            </m:ctrlPr>
          </m:sSubPr>
          <m:e>
            <m:r>
              <w:rPr>
                <w:rFonts w:ascii="Cambria Math" w:hAnsi="Cambria Math" w:cs="F16"/>
              </w:rPr>
              <m:t>(x</m:t>
            </m:r>
          </m:e>
          <m:sub>
            <m:r>
              <w:rPr>
                <w:rFonts w:ascii="Cambria Math" w:hAnsi="Cambria Math" w:cs="F16"/>
              </w:rPr>
              <m:t>k</m:t>
            </m:r>
          </m:sub>
        </m:sSub>
        <m:r>
          <w:rPr>
            <w:rFonts w:ascii="Cambria Math" w:hAnsi="Cambria Math" w:cs="F16"/>
          </w:rPr>
          <m:t>)</m:t>
        </m:r>
      </m:oMath>
    </w:p>
    <w:p w:rsidR="00D04497" w:rsidRDefault="00D04497" w:rsidP="003C5BC7">
      <w:pPr>
        <w:autoSpaceDE w:val="0"/>
        <w:autoSpaceDN w:val="0"/>
        <w:adjustRightInd w:val="0"/>
        <w:spacing w:line="240" w:lineRule="auto"/>
        <w:ind w:left="709"/>
        <w:jc w:val="both"/>
        <w:rPr>
          <w:rFonts w:eastAsiaTheme="minorEastAsia"/>
        </w:rPr>
      </w:pPr>
      <w:r>
        <w:t xml:space="preserve">Le nouveau point peut être accepté suivant une probabilité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cs="F16"/>
              </w:rPr>
              <m:t>λ</m:t>
            </m:r>
            <m:sSub>
              <m:sSubPr>
                <m:ctrlPr>
                  <w:rPr>
                    <w:rFonts w:ascii="Cambria Math" w:hAnsi="Cambria Math" w:cs="F16"/>
                    <w:i/>
                  </w:rPr>
                </m:ctrlPr>
              </m:sSubPr>
              <m:e>
                <m:r>
                  <w:rPr>
                    <w:rFonts w:ascii="Cambria Math" w:hAnsi="Cambria Math" w:cs="F16"/>
                  </w:rPr>
                  <m:t>(x</m:t>
                </m:r>
              </m:e>
              <m:sub>
                <m:r>
                  <w:rPr>
                    <w:rFonts w:ascii="Cambria Math" w:hAnsi="Cambria Math" w:cs="F16"/>
                  </w:rPr>
                  <m:t>k+1</m:t>
                </m:r>
              </m:sub>
            </m:sSub>
            <m:r>
              <w:rPr>
                <w:rFonts w:ascii="Cambria Math" w:hAnsi="Cambria Math" w:cs="F16"/>
              </w:rPr>
              <m:t>)-λ</m:t>
            </m:r>
            <m:sSub>
              <m:sSubPr>
                <m:ctrlPr>
                  <w:rPr>
                    <w:rFonts w:ascii="Cambria Math" w:hAnsi="Cambria Math" w:cs="F16"/>
                    <w:i/>
                  </w:rPr>
                </m:ctrlPr>
              </m:sSubPr>
              <m:e>
                <m:r>
                  <w:rPr>
                    <w:rFonts w:ascii="Cambria Math" w:hAnsi="Cambria Math" w:cs="F16"/>
                  </w:rPr>
                  <m:t>(x</m:t>
                </m:r>
              </m:e>
              <m:sub>
                <m:r>
                  <w:rPr>
                    <w:rFonts w:ascii="Cambria Math" w:hAnsi="Cambria Math" w:cs="F16"/>
                  </w:rPr>
                  <m:t>k</m:t>
                </m:r>
              </m:sub>
            </m:sSub>
            <m:r>
              <w:rPr>
                <w:rFonts w:ascii="Cambria Math" w:hAnsi="Cambria Math" w:cs="F16"/>
              </w:rPr>
              <m:t>)</m:t>
            </m:r>
          </m:num>
          <m:den>
            <m:r>
              <w:rPr>
                <w:rFonts w:ascii="Cambria Math" w:hAnsi="Cambria Math"/>
              </w:rPr>
              <m:t>T</m:t>
            </m:r>
            <m:d>
              <m:dPr>
                <m:ctrlPr>
                  <w:rPr>
                    <w:rFonts w:ascii="Cambria Math" w:hAnsi="Cambria Math"/>
                    <w:i/>
                  </w:rPr>
                </m:ctrlPr>
              </m:dPr>
              <m:e>
                <m:r>
                  <w:rPr>
                    <w:rFonts w:ascii="Cambria Math" w:hAnsi="Cambria Math"/>
                  </w:rPr>
                  <m:t>k</m:t>
                </m:r>
              </m:e>
            </m:d>
          </m:den>
        </m:f>
        <m:r>
          <w:rPr>
            <w:rFonts w:ascii="Cambria Math" w:hAnsi="Cambria Math"/>
          </w:rPr>
          <m:t>)</m:t>
        </m:r>
      </m:oMath>
    </w:p>
    <w:p w:rsidR="00D04497" w:rsidRDefault="00D04497" w:rsidP="000C3262">
      <w:pPr>
        <w:autoSpaceDE w:val="0"/>
        <w:autoSpaceDN w:val="0"/>
        <w:adjustRightInd w:val="0"/>
        <w:spacing w:line="240" w:lineRule="auto"/>
        <w:ind w:firstLine="426"/>
        <w:jc w:val="both"/>
        <w:rPr>
          <w:rFonts w:eastAsiaTheme="minorEastAsia"/>
        </w:rPr>
      </w:pPr>
      <w:r>
        <w:rPr>
          <w:rFonts w:eastAsiaTheme="minorEastAsia"/>
        </w:rPr>
        <w:t xml:space="preserve">A chaque itération, la température T(k) diminue suivant la loi : </w:t>
      </w:r>
    </w:p>
    <w:p w:rsidR="008A3BF4" w:rsidRPr="003C5BC7" w:rsidRDefault="00D04497" w:rsidP="003C5BC7">
      <w:pPr>
        <w:autoSpaceDE w:val="0"/>
        <w:autoSpaceDN w:val="0"/>
        <w:adjustRightInd w:val="0"/>
        <w:spacing w:line="240" w:lineRule="auto"/>
        <w:jc w:val="both"/>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m:rPr>
                  <m:sty m:val="p"/>
                </m:rPr>
                <w:rPr>
                  <w:rFonts w:ascii="Cambria Math" w:eastAsiaTheme="minorEastAsia" w:hAnsi="Cambria Math"/>
                </w:rPr>
                <m:t>ln⁡</m:t>
              </m:r>
              <m:r>
                <w:rPr>
                  <w:rFonts w:ascii="Cambria Math" w:eastAsiaTheme="minorEastAsia" w:hAnsi="Cambria Math"/>
                </w:rPr>
                <m:t>(1+k)</m:t>
              </m:r>
            </m:den>
          </m:f>
        </m:oMath>
      </m:oMathPara>
    </w:p>
    <w:p w:rsidR="008A3BF4" w:rsidRPr="003C5BC7" w:rsidRDefault="008A3BF4" w:rsidP="000C3262">
      <w:pPr>
        <w:autoSpaceDE w:val="0"/>
        <w:autoSpaceDN w:val="0"/>
        <w:adjustRightInd w:val="0"/>
        <w:spacing w:line="240" w:lineRule="auto"/>
        <w:ind w:firstLine="426"/>
        <w:jc w:val="both"/>
        <w:rPr>
          <w:rFonts w:cs="F16"/>
        </w:rPr>
      </w:pPr>
      <w:r w:rsidRPr="008A3BF4">
        <w:rPr>
          <w:rFonts w:cs="F16"/>
        </w:rPr>
        <w:t>Au fil du temps, l</w:t>
      </w:r>
      <w:r w:rsidR="001D428B">
        <w:rPr>
          <w:rFonts w:cs="F16"/>
        </w:rPr>
        <w:t>'algorithme fi</w:t>
      </w:r>
      <w:r w:rsidRPr="008A3BF4">
        <w:rPr>
          <w:rFonts w:cs="F16"/>
        </w:rPr>
        <w:t>nit par générer des pas de faible amplitude et n'accepter pratiquement</w:t>
      </w:r>
      <w:r>
        <w:rPr>
          <w:rFonts w:cs="F16"/>
        </w:rPr>
        <w:t xml:space="preserve"> </w:t>
      </w:r>
      <w:r w:rsidRPr="008A3BF4">
        <w:rPr>
          <w:rFonts w:cs="F16"/>
        </w:rPr>
        <w:t>plus de pas qui font augmenter le critère, les pas qui le font diminuer étant toujours acceptés. Cette</w:t>
      </w:r>
      <w:r>
        <w:rPr>
          <w:rFonts w:cs="F16"/>
        </w:rPr>
        <w:t xml:space="preserve"> </w:t>
      </w:r>
      <w:r w:rsidRPr="008A3BF4">
        <w:rPr>
          <w:rFonts w:cs="F16"/>
        </w:rPr>
        <w:t>méthode permet statistiquement de trouver un minimum global mais demande un très grand nombre</w:t>
      </w:r>
      <w:r>
        <w:rPr>
          <w:rFonts w:cs="F16"/>
        </w:rPr>
        <w:t xml:space="preserve"> d’itérations.</w:t>
      </w:r>
    </w:p>
    <w:p w:rsidR="006441F2" w:rsidRDefault="008D5ECD" w:rsidP="006441F2">
      <w:pPr>
        <w:pStyle w:val="Titre4"/>
      </w:pPr>
      <w:r>
        <w:t>Approche hybride</w:t>
      </w:r>
    </w:p>
    <w:p w:rsidR="006441F2" w:rsidRPr="006441F2" w:rsidRDefault="00563267" w:rsidP="000C3262">
      <w:pPr>
        <w:ind w:firstLine="426"/>
        <w:jc w:val="both"/>
      </w:pPr>
      <w:r>
        <w:t xml:space="preserve">Certains auteurs ont proposé des algorithmes hybrides OEP/Algorithmes Evolutionnaires </w:t>
      </w:r>
      <w:r w:rsidRPr="00563267">
        <w:rPr>
          <w:highlight w:val="yellow"/>
        </w:rPr>
        <w:t>[Lepagnot, 2011]</w:t>
      </w:r>
      <w:r>
        <w:t xml:space="preserve">. Cependant, les performances de ces algorithmes ne diffèrent pas significativement de celles des algorithmes basés sur l’OEP ou sur les principes des algorithmes évolutionnaires. </w:t>
      </w:r>
    </w:p>
    <w:p w:rsidR="00722861" w:rsidRDefault="00722861"/>
    <w:p w:rsidR="002F2D75" w:rsidRDefault="00722861" w:rsidP="00043ECD">
      <w:pPr>
        <w:pStyle w:val="Titre2"/>
      </w:pPr>
      <w:bookmarkStart w:id="62" w:name="_Toc465348422"/>
      <w:r>
        <w:t>Les problèmes à grand nombre de variables en conception</w:t>
      </w:r>
      <w:bookmarkEnd w:id="62"/>
    </w:p>
    <w:p w:rsidR="00722861" w:rsidRDefault="00722861" w:rsidP="00B42AB7">
      <w:pPr>
        <w:ind w:firstLine="426"/>
        <w:jc w:val="both"/>
      </w:pPr>
      <w:r>
        <w:t xml:space="preserve">La plupart des problèmes étudiés comportent un grand nombre de variables de conception. L’optimisation étant incapable de traiter une centaine de variables à la fois, il faut réduire le nombre de </w:t>
      </w:r>
      <w:proofErr w:type="spellStart"/>
      <w:r>
        <w:t>VCo</w:t>
      </w:r>
      <w:proofErr w:type="spellEnd"/>
      <w:r>
        <w:t>.</w:t>
      </w:r>
    </w:p>
    <w:p w:rsidR="00722861" w:rsidRDefault="00722861" w:rsidP="00A82EF5">
      <w:pPr>
        <w:pStyle w:val="Titre3"/>
        <w:numPr>
          <w:ilvl w:val="0"/>
          <w:numId w:val="53"/>
        </w:numPr>
      </w:pPr>
      <w:bookmarkStart w:id="63" w:name="_Toc465348423"/>
      <w:r>
        <w:t>La notion de parcimonie</w:t>
      </w:r>
      <w:bookmarkEnd w:id="63"/>
    </w:p>
    <w:p w:rsidR="00722861" w:rsidRDefault="00722861" w:rsidP="00B42AB7">
      <w:pPr>
        <w:ind w:firstLine="426"/>
        <w:jc w:val="both"/>
      </w:pPr>
      <w:r>
        <w:t xml:space="preserve">La problématique d’un grand nombre de </w:t>
      </w:r>
      <w:proofErr w:type="spellStart"/>
      <w:r>
        <w:t>VCo</w:t>
      </w:r>
      <w:proofErr w:type="spellEnd"/>
      <w:r>
        <w:t xml:space="preserve"> peut être reliée à la parcimonie. La parcimonie, telle que définit par </w:t>
      </w:r>
      <w:proofErr w:type="spellStart"/>
      <w:r>
        <w:t>Vernat</w:t>
      </w:r>
      <w:proofErr w:type="spellEnd"/>
      <w:r>
        <w:t xml:space="preserve"> </w:t>
      </w:r>
      <w:r w:rsidRPr="00722861">
        <w:rPr>
          <w:highlight w:val="yellow"/>
        </w:rPr>
        <w:t>[</w:t>
      </w:r>
      <w:proofErr w:type="spellStart"/>
      <w:r w:rsidRPr="00722861">
        <w:rPr>
          <w:highlight w:val="yellow"/>
        </w:rPr>
        <w:t>Vernat</w:t>
      </w:r>
      <w:proofErr w:type="spellEnd"/>
      <w:r w:rsidRPr="00722861">
        <w:rPr>
          <w:highlight w:val="yellow"/>
        </w:rPr>
        <w:t>, 2004]</w:t>
      </w:r>
      <w:r>
        <w:t xml:space="preserve"> reflète la simplicité du problème ainsi que sa facilité d’utilisation et d’exécution. Elle est souhaitée aussi haute que possible. </w:t>
      </w:r>
      <w:proofErr w:type="spellStart"/>
      <w:r>
        <w:t>Vernat</w:t>
      </w:r>
      <w:proofErr w:type="spellEnd"/>
      <w:r>
        <w:t xml:space="preserve"> propose d’estimer la parcimonie à partir du nombre de relations et du nombre de variables du modèle : </w:t>
      </w:r>
    </w:p>
    <w:p w:rsidR="0048372A" w:rsidRDefault="00722861" w:rsidP="00722861">
      <w:pPr>
        <w:jc w:val="center"/>
        <w:rPr>
          <w:rFonts w:eastAsiaTheme="minorEastAsia"/>
        </w:rPr>
      </w:pPr>
      <m:oMathPara>
        <m:oMath>
          <m:r>
            <w:rPr>
              <w:rFonts w:ascii="Cambria Math" w:hAnsi="Cambria Math"/>
            </w:rPr>
            <m:t>Par=</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rel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var</m:t>
                  </m:r>
                </m:sub>
              </m:sSub>
            </m:den>
          </m:f>
        </m:oMath>
      </m:oMathPara>
    </w:p>
    <w:p w:rsidR="0048372A" w:rsidRDefault="0048372A" w:rsidP="00B42AB7">
      <w:pPr>
        <w:ind w:firstLine="426"/>
        <w:jc w:val="both"/>
      </w:pPr>
      <w:r>
        <w:rPr>
          <w:rFonts w:eastAsiaTheme="minorEastAsia"/>
        </w:rPr>
        <w:t>Dans cette expression, le nombre de variables a autant d’impact que le nombre de relations. Cette définition n’est donc pas vraiment adaptée aux problèmes d’optimisation. En effet, augmenter le nombre de variables fait cro</w:t>
      </w:r>
      <w:r w:rsidR="008E21B4">
        <w:rPr>
          <w:rFonts w:eastAsiaTheme="minorEastAsia"/>
        </w:rPr>
        <w:t>î</w:t>
      </w:r>
      <w:r>
        <w:rPr>
          <w:rFonts w:eastAsiaTheme="minorEastAsia"/>
        </w:rPr>
        <w:t xml:space="preserve">tre de manière conséquente l’espace des solutions candidates, contrairement au nombre de relations. Ainsi, dans un problème d’optimisation, il faudrait que la parcimonie soit inversement proportionnelle au nombre de variables. </w:t>
      </w:r>
      <w:r>
        <w:t>Mais cette notion constitue tout de même un indicateur qu’il faut parfois prendre en compte.</w:t>
      </w:r>
    </w:p>
    <w:p w:rsidR="0048372A" w:rsidRDefault="0048372A" w:rsidP="0048372A">
      <w:pPr>
        <w:jc w:val="both"/>
      </w:pPr>
    </w:p>
    <w:p w:rsidR="0048372A" w:rsidRDefault="0048372A" w:rsidP="0048372A">
      <w:pPr>
        <w:pStyle w:val="Titre3"/>
      </w:pPr>
      <w:bookmarkStart w:id="64" w:name="_Toc465348424"/>
      <w:r>
        <w:t>Réduction et approximation de modèles</w:t>
      </w:r>
      <w:bookmarkEnd w:id="64"/>
    </w:p>
    <w:p w:rsidR="0097606B" w:rsidRDefault="0048372A" w:rsidP="00B42AB7">
      <w:pPr>
        <w:ind w:firstLine="426"/>
        <w:jc w:val="both"/>
      </w:pPr>
      <w:r>
        <w:t xml:space="preserve">Le but recherché ici est de remplacer un modèle initial par un autre modèle </w:t>
      </w:r>
      <w:r w:rsidR="006A257F">
        <w:t xml:space="preserve">plus rapide (c’est-à-dire plus parcimonieux car le nombre de variables et de relations auront diminué) et approché (la précision et l’exactitude diminueront). </w:t>
      </w:r>
      <w:r w:rsidR="0097606B">
        <w:t xml:space="preserve">Pour cela, cette méthode nécessite généralement un </w:t>
      </w:r>
      <w:r w:rsidR="0097606B">
        <w:lastRenderedPageBreak/>
        <w:t>ensemble de données (</w:t>
      </w:r>
      <w:proofErr w:type="spellStart"/>
      <w:r w:rsidR="0097606B">
        <w:t>VCo</w:t>
      </w:r>
      <w:proofErr w:type="spellEnd"/>
      <w:r w:rsidR="0097606B">
        <w:t xml:space="preserve"> et/ou </w:t>
      </w:r>
      <w:proofErr w:type="spellStart"/>
      <w:r w:rsidR="0097606B">
        <w:t>VObs</w:t>
      </w:r>
      <w:proofErr w:type="spellEnd"/>
      <w:r w:rsidR="0097606B">
        <w:t>) issues de simulation du modèle initial que l’on veut réduire ou d’expérimentation de laquelle il faut extraire une modélisation. Dauvergne distingue deux familles [</w:t>
      </w:r>
      <w:r w:rsidR="0097606B" w:rsidRPr="000D5815">
        <w:rPr>
          <w:highlight w:val="yellow"/>
        </w:rPr>
        <w:t>Dauvergne, 2008</w:t>
      </w:r>
      <w:r w:rsidR="0097606B">
        <w:t xml:space="preserve">] : </w:t>
      </w:r>
    </w:p>
    <w:p w:rsidR="0097606B" w:rsidRDefault="0097606B" w:rsidP="00043ECD">
      <w:pPr>
        <w:pStyle w:val="Paragraphedeliste"/>
        <w:numPr>
          <w:ilvl w:val="0"/>
          <w:numId w:val="12"/>
        </w:numPr>
        <w:ind w:hanging="436"/>
        <w:jc w:val="both"/>
      </w:pPr>
      <w:r>
        <w:t>Les techniques internes : les variables les plus in</w:t>
      </w:r>
      <w:r w:rsidR="00B11E5B">
        <w:t>f</w:t>
      </w:r>
      <w:r w:rsidR="00F91499">
        <w:t>luent</w:t>
      </w:r>
      <w:r>
        <w:t>es sont conservées tandis que les moins influentes sont négligées</w:t>
      </w:r>
    </w:p>
    <w:p w:rsidR="0097606B" w:rsidRDefault="0097606B" w:rsidP="00043ECD">
      <w:pPr>
        <w:pStyle w:val="Paragraphedeliste"/>
        <w:numPr>
          <w:ilvl w:val="0"/>
          <w:numId w:val="12"/>
        </w:numPr>
        <w:ind w:hanging="436"/>
        <w:jc w:val="both"/>
      </w:pPr>
      <w:r>
        <w:t xml:space="preserve">Les techniques externes utilisent le principe des </w:t>
      </w:r>
      <w:r w:rsidR="002E1B3A">
        <w:t>boîte</w:t>
      </w:r>
      <w:r>
        <w:t>s noires : les liens entre les variables d’entrée et de sortie du modèle ne sont pas connus</w:t>
      </w:r>
    </w:p>
    <w:p w:rsidR="0097606B" w:rsidRDefault="0097606B" w:rsidP="00B42AB7">
      <w:pPr>
        <w:ind w:firstLine="426"/>
        <w:jc w:val="both"/>
      </w:pPr>
      <w:r>
        <w:t xml:space="preserve">La réduction de modèle vise avant tout à gagner du temps </w:t>
      </w:r>
      <w:r w:rsidR="005F5801">
        <w:t xml:space="preserve">mais cela n’implique pas forcément de réduire le nombre de variables de conception en entrée du modèle. Un modèle réduit </w:t>
      </w:r>
      <w:proofErr w:type="spellStart"/>
      <w:r w:rsidR="005F5801">
        <w:t>a</w:t>
      </w:r>
      <w:proofErr w:type="spellEnd"/>
      <w:r w:rsidR="005F5801">
        <w:t xml:space="preserve"> une parcimonie plus importante qui est compensée par une baisse de son exactitude.</w:t>
      </w:r>
      <w:r w:rsidR="00F8554A">
        <w:t xml:space="preserve"> Une approche de gestion par lot</w:t>
      </w:r>
      <w:r w:rsidR="008E21B4">
        <w:t>s</w:t>
      </w:r>
      <w:r w:rsidR="00F8554A">
        <w:t xml:space="preserve"> peut également être envisagée.</w:t>
      </w:r>
    </w:p>
    <w:p w:rsidR="005F5801" w:rsidRDefault="005F5801" w:rsidP="005F5801">
      <w:pPr>
        <w:jc w:val="both"/>
      </w:pPr>
    </w:p>
    <w:p w:rsidR="005F5801" w:rsidRDefault="005F5801" w:rsidP="005F5801">
      <w:pPr>
        <w:pStyle w:val="Titre3"/>
      </w:pPr>
      <w:bookmarkStart w:id="65" w:name="_Toc465348425"/>
      <w:r>
        <w:t>La gestion par lots</w:t>
      </w:r>
      <w:bookmarkEnd w:id="65"/>
    </w:p>
    <w:p w:rsidR="00C4459F" w:rsidRDefault="00C4459F" w:rsidP="00B42AB7">
      <w:pPr>
        <w:ind w:firstLine="426"/>
        <w:jc w:val="both"/>
      </w:pPr>
      <w:r>
        <w:t>Le principe de la gestion par lots est de procéder à un regroupement de variables entre elles. Pour cela, plusieurs techniques existent.</w:t>
      </w:r>
    </w:p>
    <w:p w:rsidR="00C4459F" w:rsidRDefault="00C4459F" w:rsidP="00A82EF5">
      <w:pPr>
        <w:pStyle w:val="Titre4"/>
        <w:numPr>
          <w:ilvl w:val="0"/>
          <w:numId w:val="54"/>
        </w:numPr>
      </w:pPr>
      <w:r>
        <w:t>L’approche par interpolation</w:t>
      </w:r>
    </w:p>
    <w:p w:rsidR="00C4459F" w:rsidRDefault="00C4459F" w:rsidP="00B42AB7">
      <w:pPr>
        <w:ind w:firstLine="426"/>
        <w:jc w:val="both"/>
      </w:pPr>
      <w:r>
        <w:t xml:space="preserve">L’approche par interpolation propose de reconstituer une information globale à partir d’un faible échantillon d’informations. En général, l’interpolation polynomiale de Lagrange </w:t>
      </w:r>
      <w:r w:rsidRPr="00C4459F">
        <w:rPr>
          <w:highlight w:val="yellow"/>
        </w:rPr>
        <w:t>[</w:t>
      </w:r>
      <w:proofErr w:type="spellStart"/>
      <w:r w:rsidRPr="00C4459F">
        <w:rPr>
          <w:highlight w:val="yellow"/>
        </w:rPr>
        <w:t>Collignan</w:t>
      </w:r>
      <w:proofErr w:type="spellEnd"/>
      <w:r w:rsidRPr="00C4459F">
        <w:rPr>
          <w:highlight w:val="yellow"/>
        </w:rPr>
        <w:t>, 2011]</w:t>
      </w:r>
      <w:r>
        <w:t xml:space="preserve"> est la plus utilisée. Une fois la fonction construite, il est possible de conna</w:t>
      </w:r>
      <w:r w:rsidR="008E21B4">
        <w:t>î</w:t>
      </w:r>
      <w:r>
        <w:t>tre l’emplacement de points qui n’étaient pas dans l’échantillon initial.</w:t>
      </w:r>
    </w:p>
    <w:p w:rsidR="00C4459F" w:rsidRDefault="004B3110" w:rsidP="00B42AB7">
      <w:pPr>
        <w:ind w:firstLine="426"/>
        <w:jc w:val="both"/>
      </w:pPr>
      <w:r>
        <w:t>Ainsi, en utiliser</w:t>
      </w:r>
      <w:r w:rsidR="00C4459F">
        <w:t xml:space="preserve"> une méthode par interpolation permet d’instancier automatiquement l’ensemble des </w:t>
      </w:r>
      <w:proofErr w:type="spellStart"/>
      <w:r w:rsidR="00C4459F">
        <w:t>VCo</w:t>
      </w:r>
      <w:proofErr w:type="spellEnd"/>
      <w:r w:rsidR="00C4459F">
        <w:t xml:space="preserve"> du lot en n’instanciant initialement qu’une partie d’entre elles. Toutefois, il faut choisir judicieusement les </w:t>
      </w:r>
      <w:proofErr w:type="spellStart"/>
      <w:r w:rsidR="00C4459F">
        <w:t>VCo</w:t>
      </w:r>
      <w:proofErr w:type="spellEnd"/>
      <w:r w:rsidR="00C4459F">
        <w:t xml:space="preserve"> à instancier.</w:t>
      </w:r>
    </w:p>
    <w:p w:rsidR="00C4459F" w:rsidRDefault="00C4459F" w:rsidP="00C4459F">
      <w:pPr>
        <w:jc w:val="both"/>
      </w:pPr>
    </w:p>
    <w:p w:rsidR="00C4459F" w:rsidRDefault="00C4459F" w:rsidP="00C4459F">
      <w:pPr>
        <w:pStyle w:val="Titre4"/>
      </w:pPr>
      <w:r>
        <w:t>L’approche par composition</w:t>
      </w:r>
    </w:p>
    <w:p w:rsidR="00F8554A" w:rsidRDefault="00C4459F" w:rsidP="00B42AB7">
      <w:pPr>
        <w:ind w:firstLine="426"/>
        <w:jc w:val="both"/>
      </w:pPr>
      <w:r>
        <w:t xml:space="preserve">Cette méthode proposée par Ledoux </w:t>
      </w:r>
      <w:r w:rsidRPr="00C4459F">
        <w:rPr>
          <w:highlight w:val="yellow"/>
        </w:rPr>
        <w:t>[Ledoux 2011]</w:t>
      </w:r>
      <w:r>
        <w:t xml:space="preserve"> permet de définir les déformations d’une surface par ses modes propres. Plusieurs déformations sont ensuite sommées pour simuler le défaut de forme de la surface. </w:t>
      </w:r>
      <w:r w:rsidR="00F8554A">
        <w:t>Une grande variété de courbes peut être obtenue par composition mais cette méthode est assez complexe et ne s</w:t>
      </w:r>
      <w:r w:rsidR="00674E7E">
        <w:t>era pas détaillée ici.</w:t>
      </w:r>
    </w:p>
    <w:p w:rsidR="00674E7E" w:rsidRDefault="00674E7E" w:rsidP="00674E7E">
      <w:pPr>
        <w:jc w:val="both"/>
      </w:pPr>
    </w:p>
    <w:p w:rsidR="00674E7E" w:rsidRDefault="00674E7E" w:rsidP="00674E7E">
      <w:pPr>
        <w:jc w:val="both"/>
      </w:pPr>
    </w:p>
    <w:p w:rsidR="00127132" w:rsidRDefault="00127132">
      <w:pPr>
        <w:rPr>
          <w:rFonts w:eastAsiaTheme="minorEastAsia"/>
        </w:rPr>
      </w:pPr>
      <w:r>
        <w:rPr>
          <w:rFonts w:eastAsiaTheme="minorEastAsia"/>
        </w:rPr>
        <w:br w:type="page"/>
      </w:r>
    </w:p>
    <w:p w:rsidR="00127132" w:rsidRPr="00127132" w:rsidRDefault="002A48B4" w:rsidP="002A48B4">
      <w:pPr>
        <w:pStyle w:val="Titre1"/>
        <w:rPr>
          <w:rFonts w:eastAsiaTheme="minorEastAsia"/>
        </w:rPr>
      </w:pPr>
      <w:bookmarkStart w:id="66" w:name="_Toc465348426"/>
      <w:r>
        <w:rPr>
          <w:rFonts w:eastAsiaTheme="minorEastAsia"/>
        </w:rPr>
        <w:lastRenderedPageBreak/>
        <w:t>Première optimisation sur un modèle thermique</w:t>
      </w:r>
      <w:bookmarkEnd w:id="66"/>
    </w:p>
    <w:p w:rsidR="003B670E" w:rsidRPr="00B56617" w:rsidRDefault="002A48B4" w:rsidP="008E5396">
      <w:pPr>
        <w:pStyle w:val="Titre2"/>
        <w:numPr>
          <w:ilvl w:val="0"/>
          <w:numId w:val="55"/>
        </w:numPr>
        <w:rPr>
          <w:rFonts w:eastAsiaTheme="minorEastAsia"/>
        </w:rPr>
      </w:pPr>
      <w:bookmarkStart w:id="67" w:name="_Toc465348427"/>
      <w:r w:rsidRPr="00A82EF5">
        <w:rPr>
          <w:rFonts w:eastAsiaTheme="minorEastAsia"/>
        </w:rPr>
        <w:t>Contexte</w:t>
      </w:r>
      <w:bookmarkEnd w:id="67"/>
    </w:p>
    <w:p w:rsidR="008B03F5" w:rsidRPr="008B03F5" w:rsidRDefault="00F61F34" w:rsidP="008B03F5">
      <w:pPr>
        <w:pStyle w:val="Default"/>
        <w:spacing w:after="160"/>
        <w:ind w:firstLine="426"/>
        <w:jc w:val="both"/>
        <w:rPr>
          <w:color w:val="auto"/>
          <w:sz w:val="22"/>
          <w:szCs w:val="22"/>
        </w:rPr>
      </w:pPr>
      <w:del w:id="68" w:author="Guillaume RUIZ" w:date="2016-10-28T11:52:00Z">
        <w:r w:rsidDel="000D0F2D">
          <w:rPr>
            <w:sz w:val="22"/>
            <w:szCs w:val="22"/>
          </w:rPr>
          <w:delText xml:space="preserve">La </w:delText>
        </w:r>
        <w:commentRangeStart w:id="69"/>
        <w:r w:rsidDel="000D0F2D">
          <w:rPr>
            <w:sz w:val="22"/>
            <w:szCs w:val="22"/>
          </w:rPr>
          <w:delText xml:space="preserve">rotule EP4 </w:delText>
        </w:r>
        <w:commentRangeEnd w:id="69"/>
        <w:r w:rsidR="000D0F2D" w:rsidDel="000D0F2D">
          <w:rPr>
            <w:rStyle w:val="Marquedecommentaire"/>
            <w:rFonts w:asciiTheme="minorHAnsi" w:hAnsiTheme="minorHAnsi" w:cstheme="minorBidi"/>
            <w:color w:val="auto"/>
          </w:rPr>
          <w:commentReference w:id="69"/>
        </w:r>
      </w:del>
      <w:proofErr w:type="gramStart"/>
      <w:r>
        <w:rPr>
          <w:sz w:val="22"/>
          <w:szCs w:val="22"/>
        </w:rPr>
        <w:t>a</w:t>
      </w:r>
      <w:proofErr w:type="gramEnd"/>
      <w:r>
        <w:rPr>
          <w:sz w:val="22"/>
          <w:szCs w:val="22"/>
        </w:rPr>
        <w:t xml:space="preserve"> déjà fait l’objet d’études lors de travaux précédents. </w:t>
      </w:r>
      <w:commentRangeStart w:id="70"/>
      <w:r w:rsidR="008B03F5" w:rsidRPr="008B03F5">
        <w:rPr>
          <w:color w:val="auto"/>
          <w:sz w:val="22"/>
          <w:szCs w:val="22"/>
        </w:rPr>
        <w:t>Cette pièce a été mise en place sur banc d’essai afin d’orienter le jet de gaz chaud en sortie de tuyère d’un moteur à propergol solide</w:t>
      </w:r>
      <w:commentRangeEnd w:id="70"/>
      <w:r w:rsidR="00920B25">
        <w:rPr>
          <w:rStyle w:val="Marquedecommentaire"/>
          <w:rFonts w:asciiTheme="minorHAnsi" w:hAnsiTheme="minorHAnsi" w:cstheme="minorBidi"/>
          <w:color w:val="auto"/>
        </w:rPr>
        <w:commentReference w:id="70"/>
      </w:r>
      <w:r w:rsidR="008B03F5" w:rsidRPr="008B03F5">
        <w:rPr>
          <w:color w:val="auto"/>
          <w:sz w:val="22"/>
          <w:szCs w:val="22"/>
        </w:rPr>
        <w:t>. Afin de vérifier sa tenue thermomécanique, des cartouches ont été placées selon la configuration de la figure suivante afin de simuler ce jet pour que, à terme, la simulation remplace les essais afin de gagner du temps.</w:t>
      </w:r>
    </w:p>
    <w:p w:rsidR="008B03F5" w:rsidRDefault="008B03F5" w:rsidP="008B03F5">
      <w:pPr>
        <w:pStyle w:val="Default"/>
        <w:keepNext/>
        <w:spacing w:after="160"/>
        <w:jc w:val="center"/>
      </w:pPr>
      <w:r>
        <w:rPr>
          <w:noProof/>
          <w:sz w:val="22"/>
          <w:szCs w:val="22"/>
          <w:lang w:eastAsia="fr-FR"/>
        </w:rPr>
        <w:drawing>
          <wp:inline distT="0" distB="0" distL="0" distR="0" wp14:anchorId="05647277" wp14:editId="7987FA59">
            <wp:extent cx="5664530" cy="3083328"/>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4449" cy="3083284"/>
                    </a:xfrm>
                    <a:prstGeom prst="rect">
                      <a:avLst/>
                    </a:prstGeom>
                    <a:noFill/>
                    <a:ln>
                      <a:noFill/>
                    </a:ln>
                  </pic:spPr>
                </pic:pic>
              </a:graphicData>
            </a:graphic>
          </wp:inline>
        </w:drawing>
      </w:r>
    </w:p>
    <w:p w:rsidR="008B03F5" w:rsidRDefault="008B03F5" w:rsidP="008B03F5">
      <w:pPr>
        <w:pStyle w:val="Lgende"/>
        <w:jc w:val="center"/>
        <w:rPr>
          <w:sz w:val="22"/>
          <w:szCs w:val="22"/>
        </w:rPr>
      </w:pPr>
      <w:bookmarkStart w:id="71" w:name="_Toc465255964"/>
      <w:bookmarkStart w:id="72" w:name="_Toc465344413"/>
      <w:r>
        <w:t xml:space="preserve">Figure </w:t>
      </w:r>
      <w:fldSimple w:instr=" SEQ Figure \* ARABIC ">
        <w:r w:rsidR="007F43A3">
          <w:rPr>
            <w:noProof/>
          </w:rPr>
          <w:t>10</w:t>
        </w:r>
      </w:fldSimple>
      <w:r>
        <w:t xml:space="preserve"> : Configuration de l'essai thermomécanique de la </w:t>
      </w:r>
      <w:del w:id="73" w:author="Guillaume RUIZ" w:date="2016-10-28T14:01:00Z">
        <w:r w:rsidDel="008870F9">
          <w:delText>rotule EP4</w:delText>
        </w:r>
      </w:del>
      <w:bookmarkEnd w:id="71"/>
      <w:bookmarkEnd w:id="72"/>
    </w:p>
    <w:p w:rsidR="00F61F34" w:rsidRDefault="00F61F34" w:rsidP="00B42AB7">
      <w:pPr>
        <w:pStyle w:val="Default"/>
        <w:spacing w:after="160"/>
        <w:ind w:firstLine="426"/>
        <w:jc w:val="both"/>
        <w:rPr>
          <w:sz w:val="22"/>
          <w:szCs w:val="22"/>
        </w:rPr>
      </w:pPr>
      <w:r>
        <w:rPr>
          <w:sz w:val="22"/>
          <w:szCs w:val="22"/>
        </w:rPr>
        <w:t xml:space="preserve">La justification de cette pièce a été réalisée </w:t>
      </w:r>
      <w:r>
        <w:rPr>
          <w:i/>
          <w:iCs/>
          <w:sz w:val="22"/>
          <w:szCs w:val="22"/>
        </w:rPr>
        <w:t xml:space="preserve">via </w:t>
      </w:r>
      <w:r>
        <w:rPr>
          <w:sz w:val="22"/>
          <w:szCs w:val="22"/>
        </w:rPr>
        <w:t xml:space="preserve">une étude numérique précédente. Il s’agit ici de reprendre ces travaux dans le cadre d’une campagne expérimentale pour comparer </w:t>
      </w:r>
      <w:del w:id="74" w:author="Guillaume RUIZ" w:date="2016-10-28T14:00:00Z">
        <w:r w:rsidDel="008870F9">
          <w:rPr>
            <w:sz w:val="22"/>
            <w:szCs w:val="22"/>
          </w:rPr>
          <w:delText xml:space="preserve">ses </w:delText>
        </w:r>
      </w:del>
      <w:ins w:id="75" w:author="Guillaume RUIZ" w:date="2016-10-28T14:00:00Z">
        <w:r w:rsidR="008870F9">
          <w:rPr>
            <w:sz w:val="22"/>
            <w:szCs w:val="22"/>
          </w:rPr>
          <w:t xml:space="preserve">ces </w:t>
        </w:r>
      </w:ins>
      <w:r>
        <w:rPr>
          <w:sz w:val="22"/>
          <w:szCs w:val="22"/>
        </w:rPr>
        <w:t>résultats avec ceux obtenus numériquement et recaler si besoin les modèles de calcul thermique et thermomécanique. Les logiciels utilisés pour réaliser ce</w:t>
      </w:r>
      <w:r w:rsidR="00B41A27">
        <w:rPr>
          <w:sz w:val="22"/>
          <w:szCs w:val="22"/>
        </w:rPr>
        <w:t>t</w:t>
      </w:r>
      <w:r>
        <w:rPr>
          <w:sz w:val="22"/>
          <w:szCs w:val="22"/>
        </w:rPr>
        <w:t>t</w:t>
      </w:r>
      <w:r w:rsidR="00B41A27">
        <w:rPr>
          <w:sz w:val="22"/>
          <w:szCs w:val="22"/>
        </w:rPr>
        <w:t>e</w:t>
      </w:r>
      <w:r>
        <w:rPr>
          <w:sz w:val="22"/>
          <w:szCs w:val="22"/>
        </w:rPr>
        <w:t xml:space="preserve"> étude sont </w:t>
      </w:r>
      <w:proofErr w:type="spellStart"/>
      <w:r>
        <w:rPr>
          <w:sz w:val="22"/>
          <w:szCs w:val="22"/>
        </w:rPr>
        <w:t>Mentat</w:t>
      </w:r>
      <w:proofErr w:type="spellEnd"/>
      <w:r>
        <w:rPr>
          <w:sz w:val="22"/>
          <w:szCs w:val="22"/>
        </w:rPr>
        <w:t xml:space="preserve"> 2011, </w:t>
      </w:r>
      <w:r w:rsidR="00112B17">
        <w:rPr>
          <w:sz w:val="22"/>
          <w:szCs w:val="22"/>
        </w:rPr>
        <w:t>M</w:t>
      </w:r>
      <w:r>
        <w:rPr>
          <w:sz w:val="22"/>
          <w:szCs w:val="22"/>
        </w:rPr>
        <w:t xml:space="preserve">arc 2011 et </w:t>
      </w:r>
      <w:proofErr w:type="spellStart"/>
      <w:r>
        <w:rPr>
          <w:sz w:val="22"/>
          <w:szCs w:val="22"/>
        </w:rPr>
        <w:t>Noesis</w:t>
      </w:r>
      <w:proofErr w:type="spellEnd"/>
      <w:r>
        <w:rPr>
          <w:sz w:val="22"/>
          <w:szCs w:val="22"/>
        </w:rPr>
        <w:t xml:space="preserve"> </w:t>
      </w:r>
      <w:proofErr w:type="spellStart"/>
      <w:r>
        <w:rPr>
          <w:sz w:val="22"/>
          <w:szCs w:val="22"/>
        </w:rPr>
        <w:t>Optimus</w:t>
      </w:r>
      <w:proofErr w:type="spellEnd"/>
      <w:r>
        <w:rPr>
          <w:sz w:val="22"/>
          <w:szCs w:val="22"/>
        </w:rPr>
        <w:t xml:space="preserve"> 10.10.</w:t>
      </w:r>
    </w:p>
    <w:p w:rsidR="00587BC7" w:rsidRDefault="00997E47" w:rsidP="00B42AB7">
      <w:pPr>
        <w:pStyle w:val="Default"/>
        <w:spacing w:after="160"/>
        <w:ind w:firstLine="426"/>
        <w:jc w:val="both"/>
        <w:rPr>
          <w:sz w:val="22"/>
          <w:szCs w:val="22"/>
        </w:rPr>
      </w:pPr>
      <w:r>
        <w:rPr>
          <w:sz w:val="22"/>
          <w:szCs w:val="22"/>
        </w:rPr>
        <w:t xml:space="preserve">Pour cela, plusieurs </w:t>
      </w:r>
      <w:r w:rsidR="00587BC7">
        <w:rPr>
          <w:sz w:val="22"/>
          <w:szCs w:val="22"/>
        </w:rPr>
        <w:t>capteurs de température</w:t>
      </w:r>
      <w:r>
        <w:rPr>
          <w:sz w:val="22"/>
          <w:szCs w:val="22"/>
        </w:rPr>
        <w:t xml:space="preserve"> sont disposés </w:t>
      </w:r>
      <w:del w:id="76" w:author="Guillaume RUIZ" w:date="2016-10-28T14:16:00Z">
        <w:r w:rsidDel="00920B25">
          <w:rPr>
            <w:sz w:val="22"/>
            <w:szCs w:val="22"/>
          </w:rPr>
          <w:delText xml:space="preserve">stratégiquement </w:delText>
        </w:r>
      </w:del>
      <w:ins w:id="77" w:author="Guillaume RUIZ" w:date="2016-10-28T14:16:00Z">
        <w:r w:rsidR="00920B25">
          <w:rPr>
            <w:sz w:val="22"/>
            <w:szCs w:val="22"/>
          </w:rPr>
          <w:t>en différ</w:t>
        </w:r>
      </w:ins>
      <w:ins w:id="78" w:author="Guillaume RUIZ" w:date="2016-10-28T14:41:00Z">
        <w:r w:rsidR="00203E74">
          <w:rPr>
            <w:sz w:val="22"/>
            <w:szCs w:val="22"/>
          </w:rPr>
          <w:t>e</w:t>
        </w:r>
      </w:ins>
      <w:ins w:id="79" w:author="Guillaume RUIZ" w:date="2016-10-28T14:16:00Z">
        <w:r w:rsidR="00920B25">
          <w:rPr>
            <w:sz w:val="22"/>
            <w:szCs w:val="22"/>
          </w:rPr>
          <w:t>nt</w:t>
        </w:r>
      </w:ins>
      <w:ins w:id="80" w:author="Guillaume RUIZ" w:date="2016-10-28T14:41:00Z">
        <w:r w:rsidR="00203E74">
          <w:rPr>
            <w:sz w:val="22"/>
            <w:szCs w:val="22"/>
          </w:rPr>
          <w:t>s</w:t>
        </w:r>
      </w:ins>
      <w:ins w:id="81" w:author="Guillaume RUIZ" w:date="2016-10-28T14:16:00Z">
        <w:r w:rsidR="00920B25">
          <w:rPr>
            <w:sz w:val="22"/>
            <w:szCs w:val="22"/>
          </w:rPr>
          <w:t xml:space="preserve"> points d’intérêt</w:t>
        </w:r>
      </w:ins>
      <w:del w:id="82" w:author="Guillaume RUIZ" w:date="2016-10-28T14:16:00Z">
        <w:r w:rsidDel="00920B25">
          <w:rPr>
            <w:sz w:val="22"/>
            <w:szCs w:val="22"/>
          </w:rPr>
          <w:delText>sur</w:delText>
        </w:r>
      </w:del>
      <w:ins w:id="83" w:author="Guillaume RUIZ" w:date="2016-10-28T14:16:00Z">
        <w:r w:rsidR="00920B25">
          <w:rPr>
            <w:sz w:val="22"/>
            <w:szCs w:val="22"/>
          </w:rPr>
          <w:t xml:space="preserve"> de</w:t>
        </w:r>
      </w:ins>
      <w:r>
        <w:rPr>
          <w:sz w:val="22"/>
          <w:szCs w:val="22"/>
        </w:rPr>
        <w:t xml:space="preserve"> la pièce</w:t>
      </w:r>
      <w:r w:rsidR="00587BC7">
        <w:rPr>
          <w:sz w:val="22"/>
          <w:szCs w:val="22"/>
        </w:rPr>
        <w:t xml:space="preserve"> selon la figure suivante</w:t>
      </w:r>
      <w:r>
        <w:rPr>
          <w:sz w:val="22"/>
          <w:szCs w:val="22"/>
        </w:rPr>
        <w:t xml:space="preserve">. </w:t>
      </w:r>
    </w:p>
    <w:p w:rsidR="00587BC7" w:rsidRDefault="00587BC7" w:rsidP="00587BC7">
      <w:pPr>
        <w:pStyle w:val="Default"/>
        <w:keepNext/>
        <w:spacing w:after="160"/>
        <w:jc w:val="center"/>
      </w:pPr>
      <w:r w:rsidRPr="00587BC7">
        <w:rPr>
          <w:noProof/>
          <w:sz w:val="22"/>
          <w:szCs w:val="22"/>
          <w:lang w:eastAsia="fr-FR"/>
        </w:rPr>
        <w:drawing>
          <wp:inline distT="0" distB="0" distL="0" distR="0" wp14:anchorId="7DF3EA97" wp14:editId="117B8BC2">
            <wp:extent cx="3181350" cy="2176651"/>
            <wp:effectExtent l="0" t="0" r="0" b="0"/>
            <wp:docPr id="41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7563" cy="2180902"/>
                    </a:xfrm>
                    <a:prstGeom prst="rect">
                      <a:avLst/>
                    </a:prstGeom>
                    <a:noFill/>
                    <a:ln>
                      <a:noFill/>
                    </a:ln>
                    <a:extLst/>
                  </pic:spPr>
                </pic:pic>
              </a:graphicData>
            </a:graphic>
          </wp:inline>
        </w:drawing>
      </w:r>
    </w:p>
    <w:p w:rsidR="00587BC7" w:rsidRDefault="00587BC7" w:rsidP="00587BC7">
      <w:pPr>
        <w:pStyle w:val="Lgende"/>
        <w:jc w:val="center"/>
        <w:rPr>
          <w:sz w:val="22"/>
          <w:szCs w:val="22"/>
        </w:rPr>
      </w:pPr>
      <w:bookmarkStart w:id="84" w:name="_Toc465344414"/>
      <w:r>
        <w:t xml:space="preserve">Figure </w:t>
      </w:r>
      <w:fldSimple w:instr=" SEQ Figure \* ARABIC ">
        <w:r w:rsidR="007F43A3">
          <w:rPr>
            <w:noProof/>
          </w:rPr>
          <w:t>11</w:t>
        </w:r>
      </w:fldSimple>
      <w:r>
        <w:t xml:space="preserve"> : Disposition des capteurs de température</w:t>
      </w:r>
      <w:bookmarkEnd w:id="84"/>
    </w:p>
    <w:p w:rsidR="00587BC7" w:rsidRDefault="00997E47" w:rsidP="00587BC7">
      <w:pPr>
        <w:pStyle w:val="Default"/>
        <w:spacing w:after="160"/>
        <w:ind w:firstLine="426"/>
        <w:jc w:val="both"/>
        <w:rPr>
          <w:sz w:val="22"/>
          <w:szCs w:val="22"/>
        </w:rPr>
      </w:pPr>
      <w:r>
        <w:rPr>
          <w:sz w:val="22"/>
          <w:szCs w:val="22"/>
        </w:rPr>
        <w:lastRenderedPageBreak/>
        <w:t xml:space="preserve">Une puissance de chauffe </w:t>
      </w:r>
      <w:proofErr w:type="gramStart"/>
      <w:r>
        <w:rPr>
          <w:sz w:val="22"/>
          <w:szCs w:val="22"/>
        </w:rPr>
        <w:t xml:space="preserve">de </w:t>
      </w:r>
      <w:commentRangeStart w:id="85"/>
      <w:del w:id="86" w:author="Guillaume RUIZ" w:date="2016-10-28T14:01:00Z">
        <w:r w:rsidDel="008870F9">
          <w:rPr>
            <w:sz w:val="22"/>
            <w:szCs w:val="22"/>
          </w:rPr>
          <w:delText xml:space="preserve">10 kW </w:delText>
        </w:r>
      </w:del>
      <w:commentRangeEnd w:id="85"/>
      <w:r w:rsidR="008870F9">
        <w:rPr>
          <w:rStyle w:val="Marquedecommentaire"/>
          <w:rFonts w:asciiTheme="minorHAnsi" w:hAnsiTheme="minorHAnsi" w:cstheme="minorBidi"/>
          <w:color w:val="auto"/>
        </w:rPr>
        <w:commentReference w:id="85"/>
      </w:r>
      <w:r>
        <w:rPr>
          <w:sz w:val="22"/>
          <w:szCs w:val="22"/>
        </w:rPr>
        <w:t>est</w:t>
      </w:r>
      <w:proofErr w:type="gramEnd"/>
      <w:r>
        <w:rPr>
          <w:sz w:val="22"/>
          <w:szCs w:val="22"/>
        </w:rPr>
        <w:t xml:space="preserve"> appliquée. Au cours de l’essai, la pièce est tout d’abord statique puis sollicitée mécaniquement avec des angles de plus ou moins </w:t>
      </w:r>
      <w:del w:id="87" w:author="Guillaume RUIZ" w:date="2016-10-28T14:03:00Z">
        <w:r w:rsidDel="008870F9">
          <w:rPr>
            <w:sz w:val="22"/>
            <w:szCs w:val="22"/>
          </w:rPr>
          <w:delText xml:space="preserve">25 </w:delText>
        </w:r>
      </w:del>
      <w:r>
        <w:rPr>
          <w:sz w:val="22"/>
          <w:szCs w:val="22"/>
        </w:rPr>
        <w:t>degrés. L’objectif est de recaler le calcul thermique sur les rés</w:t>
      </w:r>
      <w:r w:rsidR="001A2C23">
        <w:rPr>
          <w:sz w:val="22"/>
          <w:szCs w:val="22"/>
        </w:rPr>
        <w:t xml:space="preserve">ultats de la chauffe de </w:t>
      </w:r>
      <w:del w:id="88" w:author="Guillaume RUIZ" w:date="2016-10-28T14:03:00Z">
        <w:r w:rsidR="001A2C23" w:rsidDel="008870F9">
          <w:rPr>
            <w:sz w:val="22"/>
            <w:szCs w:val="22"/>
          </w:rPr>
          <w:delText xml:space="preserve">10 </w:delText>
        </w:r>
      </w:del>
      <w:r w:rsidR="001A2C23">
        <w:rPr>
          <w:sz w:val="22"/>
          <w:szCs w:val="22"/>
        </w:rPr>
        <w:t>kW puis</w:t>
      </w:r>
      <w:r>
        <w:rPr>
          <w:sz w:val="22"/>
          <w:szCs w:val="22"/>
        </w:rPr>
        <w:t>, à long terme, d’établir une méthode générale d’optimisation paramétrique en simulation numérique.</w:t>
      </w:r>
    </w:p>
    <w:p w:rsidR="0029157D" w:rsidRDefault="0029157D" w:rsidP="00B42AB7">
      <w:pPr>
        <w:pStyle w:val="Default"/>
        <w:spacing w:after="160"/>
        <w:ind w:firstLine="426"/>
        <w:jc w:val="both"/>
        <w:rPr>
          <w:sz w:val="22"/>
          <w:szCs w:val="22"/>
        </w:rPr>
      </w:pPr>
      <w:r>
        <w:rPr>
          <w:sz w:val="22"/>
          <w:szCs w:val="22"/>
        </w:rPr>
        <w:t xml:space="preserve">Afin de simplifier le problème, le modèle </w:t>
      </w:r>
      <w:commentRangeStart w:id="89"/>
      <w:r>
        <w:rPr>
          <w:sz w:val="22"/>
          <w:szCs w:val="22"/>
        </w:rPr>
        <w:t>a été rendu approché </w:t>
      </w:r>
      <w:commentRangeEnd w:id="89"/>
      <w:r w:rsidR="008870F9">
        <w:rPr>
          <w:rStyle w:val="Marquedecommentaire"/>
          <w:rFonts w:asciiTheme="minorHAnsi" w:hAnsiTheme="minorHAnsi" w:cstheme="minorBidi"/>
          <w:color w:val="auto"/>
        </w:rPr>
        <w:commentReference w:id="89"/>
      </w:r>
      <w:r>
        <w:rPr>
          <w:sz w:val="22"/>
          <w:szCs w:val="22"/>
        </w:rPr>
        <w:t xml:space="preserve">: l’étude se fera en 2D axisymétrique pour des raisons pratiques d’itération et </w:t>
      </w:r>
      <w:commentRangeStart w:id="90"/>
      <w:r>
        <w:rPr>
          <w:sz w:val="22"/>
          <w:szCs w:val="22"/>
        </w:rPr>
        <w:t>les températures aux thermocouples seront considérées comme ponctuelles</w:t>
      </w:r>
      <w:commentRangeEnd w:id="90"/>
      <w:r w:rsidR="008870F9">
        <w:rPr>
          <w:rStyle w:val="Marquedecommentaire"/>
          <w:rFonts w:asciiTheme="minorHAnsi" w:hAnsiTheme="minorHAnsi" w:cstheme="minorBidi"/>
          <w:color w:val="auto"/>
        </w:rPr>
        <w:commentReference w:id="90"/>
      </w:r>
      <w:r>
        <w:rPr>
          <w:sz w:val="22"/>
          <w:szCs w:val="22"/>
        </w:rPr>
        <w:t>.</w:t>
      </w:r>
    </w:p>
    <w:p w:rsidR="00A41106" w:rsidRDefault="00A41106" w:rsidP="00B42AB7">
      <w:pPr>
        <w:pStyle w:val="Default"/>
        <w:spacing w:after="160"/>
        <w:ind w:firstLine="426"/>
        <w:jc w:val="both"/>
        <w:rPr>
          <w:sz w:val="22"/>
          <w:szCs w:val="22"/>
        </w:rPr>
      </w:pPr>
      <w:r>
        <w:rPr>
          <w:sz w:val="22"/>
          <w:szCs w:val="22"/>
        </w:rPr>
        <w:t xml:space="preserve">Le but de cette première optimisation est de comprendre le fonctionnement des algorithmes afin de mieux les utiliser et de voir le(s)quel(s) s’adapte(nt) le mieux au problème. En effet, pour un calculateur, le but sera d’être le plus proche de la </w:t>
      </w:r>
      <w:commentRangeStart w:id="91"/>
      <w:r>
        <w:rPr>
          <w:sz w:val="22"/>
          <w:szCs w:val="22"/>
        </w:rPr>
        <w:t xml:space="preserve">solution réalisable </w:t>
      </w:r>
      <w:commentRangeEnd w:id="91"/>
      <w:r w:rsidR="00920B25">
        <w:rPr>
          <w:rStyle w:val="Marquedecommentaire"/>
          <w:rFonts w:asciiTheme="minorHAnsi" w:hAnsiTheme="minorHAnsi" w:cstheme="minorBidi"/>
          <w:color w:val="auto"/>
        </w:rPr>
        <w:commentReference w:id="91"/>
      </w:r>
      <w:r>
        <w:rPr>
          <w:sz w:val="22"/>
          <w:szCs w:val="22"/>
        </w:rPr>
        <w:t>tout en limitant le temps de mise en œuvre de la boucle d’optimisation et en minimisant le temps de calcul.</w:t>
      </w:r>
    </w:p>
    <w:p w:rsidR="00EF0951" w:rsidRDefault="00EF0951" w:rsidP="00EF0951">
      <w:pPr>
        <w:pStyle w:val="Default"/>
        <w:spacing w:after="160"/>
        <w:jc w:val="both"/>
        <w:rPr>
          <w:sz w:val="22"/>
          <w:szCs w:val="22"/>
        </w:rPr>
      </w:pPr>
    </w:p>
    <w:p w:rsidR="00EF0951" w:rsidRDefault="00EF0951" w:rsidP="00043ECD">
      <w:pPr>
        <w:pStyle w:val="Titre2"/>
      </w:pPr>
      <w:bookmarkStart w:id="92" w:name="_Toc465348428"/>
      <w:r>
        <w:t>Déroulement</w:t>
      </w:r>
      <w:bookmarkEnd w:id="92"/>
    </w:p>
    <w:p w:rsidR="00EF0951" w:rsidRDefault="00EF0951" w:rsidP="00B42AB7">
      <w:pPr>
        <w:pStyle w:val="Default"/>
        <w:spacing w:after="160"/>
        <w:ind w:firstLine="426"/>
        <w:jc w:val="both"/>
        <w:rPr>
          <w:sz w:val="22"/>
          <w:szCs w:val="22"/>
        </w:rPr>
      </w:pPr>
      <w:r>
        <w:rPr>
          <w:sz w:val="22"/>
          <w:szCs w:val="22"/>
        </w:rPr>
        <w:t xml:space="preserve">Le modèle numérique est tout d’abord implémenté sous </w:t>
      </w:r>
      <w:proofErr w:type="spellStart"/>
      <w:r>
        <w:rPr>
          <w:sz w:val="22"/>
          <w:szCs w:val="22"/>
        </w:rPr>
        <w:t>Optimus</w:t>
      </w:r>
      <w:proofErr w:type="spellEnd"/>
      <w:r>
        <w:rPr>
          <w:sz w:val="22"/>
          <w:szCs w:val="22"/>
        </w:rPr>
        <w:t xml:space="preserve">. Ce modèle dépend de 8 paramètres distincts : </w:t>
      </w:r>
    </w:p>
    <w:p w:rsidR="00EF0951" w:rsidRDefault="00334D4B" w:rsidP="00043ECD">
      <w:pPr>
        <w:pStyle w:val="Default"/>
        <w:numPr>
          <w:ilvl w:val="0"/>
          <w:numId w:val="30"/>
        </w:numPr>
        <w:spacing w:after="160"/>
        <w:jc w:val="both"/>
        <w:rPr>
          <w:sz w:val="22"/>
          <w:szCs w:val="22"/>
        </w:rPr>
      </w:pPr>
      <w:r>
        <w:rPr>
          <w:sz w:val="22"/>
          <w:szCs w:val="22"/>
        </w:rPr>
        <w:t>La conductivité</w:t>
      </w:r>
      <w:r w:rsidR="00EF0951">
        <w:rPr>
          <w:sz w:val="22"/>
          <w:szCs w:val="22"/>
        </w:rPr>
        <w:t xml:space="preserve"> de la magnésie</w:t>
      </w:r>
      <w:r w:rsidR="00D14552">
        <w:rPr>
          <w:sz w:val="22"/>
          <w:szCs w:val="22"/>
        </w:rPr>
        <w:t>, isolant thermique</w:t>
      </w:r>
    </w:p>
    <w:p w:rsidR="00EF0951" w:rsidRDefault="00334D4B" w:rsidP="00043ECD">
      <w:pPr>
        <w:pStyle w:val="Default"/>
        <w:numPr>
          <w:ilvl w:val="0"/>
          <w:numId w:val="30"/>
        </w:numPr>
        <w:spacing w:after="160"/>
        <w:jc w:val="both"/>
        <w:rPr>
          <w:sz w:val="22"/>
          <w:szCs w:val="22"/>
        </w:rPr>
      </w:pPr>
      <w:r>
        <w:rPr>
          <w:sz w:val="22"/>
          <w:szCs w:val="22"/>
        </w:rPr>
        <w:t xml:space="preserve">La conductivité du </w:t>
      </w:r>
      <w:proofErr w:type="spellStart"/>
      <w:r>
        <w:rPr>
          <w:sz w:val="22"/>
          <w:szCs w:val="22"/>
        </w:rPr>
        <w:t>Sarflon</w:t>
      </w:r>
      <w:proofErr w:type="spellEnd"/>
      <w:r w:rsidR="00D14552">
        <w:rPr>
          <w:sz w:val="22"/>
          <w:szCs w:val="22"/>
        </w:rPr>
        <w:t>, revêtement appliqué sur la surface de la bague intérieure pour limiter les frottements sans utiliser de lubrifiant</w:t>
      </w:r>
    </w:p>
    <w:p w:rsidR="00EF0951" w:rsidRDefault="00334D4B" w:rsidP="00043ECD">
      <w:pPr>
        <w:pStyle w:val="Default"/>
        <w:numPr>
          <w:ilvl w:val="0"/>
          <w:numId w:val="30"/>
        </w:numPr>
        <w:spacing w:after="160"/>
        <w:jc w:val="both"/>
        <w:rPr>
          <w:sz w:val="22"/>
          <w:szCs w:val="22"/>
        </w:rPr>
      </w:pPr>
      <w:r>
        <w:rPr>
          <w:sz w:val="22"/>
          <w:szCs w:val="22"/>
        </w:rPr>
        <w:t>La conductivité</w:t>
      </w:r>
      <w:r w:rsidR="00EF0951">
        <w:rPr>
          <w:sz w:val="22"/>
          <w:szCs w:val="22"/>
        </w:rPr>
        <w:t xml:space="preserve"> </w:t>
      </w:r>
      <w:r>
        <w:rPr>
          <w:sz w:val="22"/>
          <w:szCs w:val="22"/>
        </w:rPr>
        <w:t>du contact Barillet-Cartouche</w:t>
      </w:r>
    </w:p>
    <w:p w:rsidR="00EF0951" w:rsidRDefault="00334D4B" w:rsidP="00043ECD">
      <w:pPr>
        <w:pStyle w:val="Default"/>
        <w:numPr>
          <w:ilvl w:val="0"/>
          <w:numId w:val="30"/>
        </w:numPr>
        <w:spacing w:after="160"/>
        <w:jc w:val="both"/>
        <w:rPr>
          <w:sz w:val="22"/>
          <w:szCs w:val="22"/>
        </w:rPr>
      </w:pPr>
      <w:r>
        <w:rPr>
          <w:sz w:val="22"/>
          <w:szCs w:val="22"/>
        </w:rPr>
        <w:t>La conductivité du contact Barillet-Rotule</w:t>
      </w:r>
    </w:p>
    <w:p w:rsidR="00334D4B" w:rsidRDefault="00334D4B" w:rsidP="00043ECD">
      <w:pPr>
        <w:pStyle w:val="Default"/>
        <w:numPr>
          <w:ilvl w:val="0"/>
          <w:numId w:val="30"/>
        </w:numPr>
        <w:spacing w:after="160"/>
        <w:jc w:val="both"/>
        <w:rPr>
          <w:sz w:val="22"/>
          <w:szCs w:val="22"/>
        </w:rPr>
      </w:pPr>
      <w:r>
        <w:rPr>
          <w:sz w:val="22"/>
          <w:szCs w:val="22"/>
        </w:rPr>
        <w:t>Le coefficient de convection naturelle au niveau du barillet</w:t>
      </w:r>
    </w:p>
    <w:p w:rsidR="00334D4B" w:rsidRDefault="00334D4B" w:rsidP="00043ECD">
      <w:pPr>
        <w:pStyle w:val="Default"/>
        <w:numPr>
          <w:ilvl w:val="0"/>
          <w:numId w:val="30"/>
        </w:numPr>
        <w:spacing w:after="160"/>
        <w:jc w:val="both"/>
        <w:rPr>
          <w:sz w:val="22"/>
          <w:szCs w:val="22"/>
        </w:rPr>
      </w:pPr>
      <w:r>
        <w:rPr>
          <w:sz w:val="22"/>
          <w:szCs w:val="22"/>
        </w:rPr>
        <w:t>Le coefficient de convection naturelle au niveau de l’espace confiné</w:t>
      </w:r>
    </w:p>
    <w:p w:rsidR="00334D4B" w:rsidRDefault="00334D4B" w:rsidP="00043ECD">
      <w:pPr>
        <w:pStyle w:val="Default"/>
        <w:numPr>
          <w:ilvl w:val="0"/>
          <w:numId w:val="30"/>
        </w:numPr>
        <w:spacing w:after="160"/>
        <w:jc w:val="both"/>
        <w:rPr>
          <w:sz w:val="22"/>
          <w:szCs w:val="22"/>
        </w:rPr>
      </w:pPr>
      <w:r>
        <w:rPr>
          <w:sz w:val="22"/>
          <w:szCs w:val="22"/>
        </w:rPr>
        <w:t>Le coefficient de convection naturelle dans le reste du système</w:t>
      </w:r>
    </w:p>
    <w:p w:rsidR="00334D4B" w:rsidRPr="00F61F34" w:rsidRDefault="00334D4B" w:rsidP="00043ECD">
      <w:pPr>
        <w:pStyle w:val="Default"/>
        <w:numPr>
          <w:ilvl w:val="0"/>
          <w:numId w:val="30"/>
        </w:numPr>
        <w:spacing w:after="160"/>
        <w:jc w:val="both"/>
        <w:rPr>
          <w:sz w:val="22"/>
          <w:szCs w:val="22"/>
        </w:rPr>
      </w:pPr>
      <w:r>
        <w:rPr>
          <w:sz w:val="22"/>
          <w:szCs w:val="22"/>
        </w:rPr>
        <w:t>Le coefficient d’émissivité</w:t>
      </w:r>
    </w:p>
    <w:p w:rsidR="007757DD" w:rsidRDefault="00334D4B" w:rsidP="00FF4CDF">
      <w:pPr>
        <w:ind w:firstLine="426"/>
        <w:jc w:val="both"/>
      </w:pPr>
      <w:r>
        <w:t>Il s’agit ici de cibler les valeurs données par l’essai afin de recaler le modèle numérique par rapport à la réalité. Plusieurs algorithmes d’</w:t>
      </w:r>
      <w:r w:rsidR="007757DD">
        <w:t>optimisation seront utilisé</w:t>
      </w:r>
      <w:r>
        <w:t>s, le but étant de faire un comparatif des résultats d’optimisation afin de déterminer quelle méthodologie est la plus pertinente.</w:t>
      </w:r>
      <w:r w:rsidR="007757DD">
        <w:t xml:space="preserve"> Les bornes définies pour les variables d’optimisation sont fixées à : </w:t>
      </w:r>
    </w:p>
    <w:p w:rsidR="007757DD" w:rsidRDefault="007757DD" w:rsidP="00043ECD">
      <w:pPr>
        <w:pStyle w:val="Paragraphedeliste"/>
        <w:numPr>
          <w:ilvl w:val="0"/>
          <w:numId w:val="31"/>
        </w:numPr>
        <w:jc w:val="both"/>
      </w:pPr>
      <w:r>
        <w:t xml:space="preserve">pour les variables de conduction :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;5</m:t>
            </m:r>
          </m:e>
        </m:d>
        <m:r>
          <w:rPr>
            <w:rFonts w:ascii="Cambria Math" w:hAnsi="Cambria Math"/>
          </w:rPr>
          <m:t>×</m:t>
        </m:r>
      </m:oMath>
      <w:r>
        <w:rPr>
          <w:rFonts w:eastAsiaTheme="minorEastAsia"/>
        </w:rPr>
        <w:t xml:space="preserve"> la valeur initiale</w:t>
      </w:r>
    </w:p>
    <w:p w:rsidR="007757DD" w:rsidRDefault="007757DD" w:rsidP="00043ECD">
      <w:pPr>
        <w:pStyle w:val="Paragraphedeliste"/>
        <w:numPr>
          <w:ilvl w:val="0"/>
          <w:numId w:val="31"/>
        </w:numPr>
        <w:jc w:val="both"/>
      </w:pPr>
      <w:r>
        <w:t xml:space="preserve">pour les variables de convection : </w:t>
      </w:r>
      <m:oMath>
        <m:d>
          <m:dPr>
            <m:begChr m:val="["/>
            <m:endChr m:val="]"/>
            <m:ctrlPr>
              <w:rPr>
                <w:rFonts w:ascii="Cambria Math" w:hAnsi="Cambria Math"/>
                <w:i/>
              </w:rPr>
            </m:ctrlPr>
          </m:dPr>
          <m:e>
            <m:r>
              <w:rPr>
                <w:rFonts w:ascii="Cambria Math" w:hAnsi="Cambria Math"/>
              </w:rPr>
              <m:t>0;250</m:t>
            </m:r>
          </m:e>
        </m:d>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oMath>
    </w:p>
    <w:p w:rsidR="007757DD" w:rsidRDefault="007757DD" w:rsidP="00043ECD">
      <w:pPr>
        <w:pStyle w:val="Paragraphedeliste"/>
        <w:numPr>
          <w:ilvl w:val="0"/>
          <w:numId w:val="31"/>
        </w:numPr>
        <w:jc w:val="both"/>
      </w:pPr>
      <w:r>
        <w:t xml:space="preserve">pour la variable d’émissivité : </w:t>
      </w:r>
      <m:oMath>
        <m:d>
          <m:dPr>
            <m:begChr m:val="["/>
            <m:endChr m:val="]"/>
            <m:ctrlPr>
              <w:rPr>
                <w:rFonts w:ascii="Cambria Math" w:hAnsi="Cambria Math"/>
                <w:i/>
              </w:rPr>
            </m:ctrlPr>
          </m:dPr>
          <m:e>
            <m:r>
              <w:rPr>
                <w:rFonts w:ascii="Cambria Math" w:hAnsi="Cambria Math"/>
              </w:rPr>
              <m:t>0.1;0.9</m:t>
            </m:r>
          </m:e>
        </m:d>
      </m:oMath>
    </w:p>
    <w:p w:rsidR="00B25782" w:rsidRDefault="00B25782" w:rsidP="00B25782">
      <w:pPr>
        <w:ind w:firstLine="425"/>
        <w:jc w:val="both"/>
      </w:pPr>
      <w:r>
        <w:t xml:space="preserve">De telles bornes sont choisies afin de balayer un grand espace de solution. </w:t>
      </w:r>
      <w:commentRangeStart w:id="93"/>
      <w:r>
        <w:t>En effet, l’ingénieur ne sait pas dans quelle direction aller donc préfère viser large</w:t>
      </w:r>
      <w:commentRangeEnd w:id="93"/>
      <w:r w:rsidR="008E3A30">
        <w:rPr>
          <w:rStyle w:val="Marquedecommentaire"/>
        </w:rPr>
        <w:commentReference w:id="93"/>
      </w:r>
      <w:r>
        <w:t>. De plus, des simplifications de modèle ont été opérées (2D axisymétrique, températures de chauffe ponctuelles…) ce qui peut éloigner le calcul de la réalité. Viser large permet de ne pas se tromper et de ne pas relancer d’autres calculs derrière.</w:t>
      </w:r>
    </w:p>
    <w:p w:rsidR="00703B33" w:rsidRDefault="006636C1" w:rsidP="00FF4CDF">
      <w:pPr>
        <w:ind w:firstLine="426"/>
        <w:jc w:val="both"/>
      </w:pPr>
      <w:r>
        <w:t>L’algorithme sélectionné peut ensuite être lancé</w:t>
      </w:r>
      <w:r w:rsidR="00681AEB">
        <w:t xml:space="preserve">, les paramètres de ce dernier étant </w:t>
      </w:r>
      <w:commentRangeStart w:id="94"/>
      <w:r w:rsidR="00681AEB">
        <w:t>précieusement noté</w:t>
      </w:r>
      <w:r w:rsidR="00A41106">
        <w:t>s</w:t>
      </w:r>
      <w:r>
        <w:t xml:space="preserve">. </w:t>
      </w:r>
      <w:commentRangeEnd w:id="94"/>
      <w:r w:rsidR="008A0134">
        <w:rPr>
          <w:rStyle w:val="Marquedecommentaire"/>
        </w:rPr>
        <w:commentReference w:id="94"/>
      </w:r>
      <w:proofErr w:type="spellStart"/>
      <w:r>
        <w:t>Optimus</w:t>
      </w:r>
      <w:proofErr w:type="spellEnd"/>
      <w:r>
        <w:t xml:space="preserve"> fournit l’optimum, c’est-à-dire le point qui minimise la fonction objectif (cette fonction objectif étant inconnue pour l’utilisateur car il utilise </w:t>
      </w:r>
      <w:proofErr w:type="gramStart"/>
      <w:r>
        <w:t>un</w:t>
      </w:r>
      <w:proofErr w:type="gramEnd"/>
      <w:r>
        <w:t xml:space="preserve"> modèle « </w:t>
      </w:r>
      <w:r w:rsidR="002E1B3A">
        <w:t>boîte</w:t>
      </w:r>
      <w:r>
        <w:t xml:space="preserve"> </w:t>
      </w:r>
      <w:r>
        <w:lastRenderedPageBreak/>
        <w:t>noire » pour l’optimisation). A partir de là, des traitement</w:t>
      </w:r>
      <w:r w:rsidR="00681AEB">
        <w:t>s</w:t>
      </w:r>
      <w:r>
        <w:t xml:space="preserve"> statistiques sont effectués sur le modèle optimisé afin de le valider par rapport aux essais ou non.</w:t>
      </w:r>
    </w:p>
    <w:p w:rsidR="006636C1" w:rsidRDefault="006636C1"/>
    <w:p w:rsidR="006636C1" w:rsidRDefault="006636C1" w:rsidP="00043ECD">
      <w:pPr>
        <w:pStyle w:val="Titre2"/>
      </w:pPr>
      <w:bookmarkStart w:id="95" w:name="_Toc465348429"/>
      <w:commentRangeStart w:id="96"/>
      <w:r>
        <w:t>Traitement des résultats</w:t>
      </w:r>
      <w:bookmarkEnd w:id="95"/>
      <w:commentRangeEnd w:id="96"/>
      <w:r w:rsidR="00412153">
        <w:rPr>
          <w:rStyle w:val="Marquedecommentaire"/>
          <w:rFonts w:asciiTheme="minorHAnsi" w:eastAsiaTheme="minorHAnsi" w:hAnsiTheme="minorHAnsi" w:cstheme="minorBidi"/>
          <w:color w:val="auto"/>
        </w:rPr>
        <w:commentReference w:id="96"/>
      </w:r>
    </w:p>
    <w:p w:rsidR="00A90C11" w:rsidRDefault="00681AEB" w:rsidP="00FF4CDF">
      <w:pPr>
        <w:ind w:firstLine="426"/>
        <w:jc w:val="both"/>
        <w:rPr>
          <w:rFonts w:eastAsiaTheme="minorEastAsia"/>
        </w:rPr>
      </w:pPr>
      <w:r>
        <w:t xml:space="preserve">Le traitement des résultats est exclusivement porté sur les températures </w:t>
      </w:r>
      <w:r w:rsidR="002A34F6">
        <w:t xml:space="preserve">optimisées </w:t>
      </w:r>
      <w:r>
        <w:t xml:space="preserve">puisque c’est le modèle ciblé par le concepteur. </w:t>
      </w:r>
      <w:r w:rsidR="00755BE0">
        <w:t>Il est cependant important de conna</w:t>
      </w:r>
      <w:r w:rsidR="00112B17">
        <w:t>î</w:t>
      </w:r>
      <w:r w:rsidR="00755BE0">
        <w:t>tre les données en amont puis d’analyser</w:t>
      </w:r>
      <w:r w:rsidR="00364A1A">
        <w:t xml:space="preserve"> de manière critique</w:t>
      </w:r>
      <w:r w:rsidR="00755BE0">
        <w:t xml:space="preserve"> les fichiers de sortie. Plusieurs méthodes d’évaluation des donnés existent </w:t>
      </w:r>
      <w:r w:rsidR="002A34F6">
        <w:t xml:space="preserve">pour la validation des modèles </w:t>
      </w:r>
      <w:r w:rsidR="00755BE0">
        <w:t xml:space="preserve">amonts et avals </w:t>
      </w:r>
      <w:r w:rsidR="002A34F6">
        <w:t xml:space="preserve">suivant les différents algorithmes d’optimisation qui ont tourné. </w:t>
      </w:r>
      <w:r w:rsidR="00DB787C">
        <w:t xml:space="preserve">La fonction objectif donne un premier aperçu : plus elle est faible, plus le modèle se rapproche de la réalité. </w:t>
      </w:r>
      <w:commentRangeStart w:id="97"/>
      <w:r w:rsidR="00DB787C">
        <w:t xml:space="preserve">Cependant, elle ne suffit pas à conclure. </w:t>
      </w:r>
      <w:commentRangeEnd w:id="97"/>
      <w:r w:rsidR="00A70982">
        <w:rPr>
          <w:rStyle w:val="Marquedecommentaire"/>
        </w:rPr>
        <w:commentReference w:id="97"/>
      </w:r>
      <w:r w:rsidR="00DB787C">
        <w:t xml:space="preserve">Un rapide test de </w:t>
      </w:r>
      <w:proofErr w:type="spellStart"/>
      <w:r w:rsidR="00DB787C">
        <w:t>Student</w:t>
      </w:r>
      <w:proofErr w:type="spellEnd"/>
      <w:r w:rsidR="00DB787C">
        <w:t xml:space="preserve"> </w:t>
      </w:r>
      <w:r w:rsidR="00DB787C" w:rsidRPr="00DB787C">
        <w:rPr>
          <w:highlight w:val="yellow"/>
        </w:rPr>
        <w:t>[</w:t>
      </w:r>
      <w:proofErr w:type="spellStart"/>
      <w:r w:rsidR="00DB787C" w:rsidRPr="00DB787C">
        <w:rPr>
          <w:highlight w:val="yellow"/>
        </w:rPr>
        <w:t>Tahan</w:t>
      </w:r>
      <w:proofErr w:type="spellEnd"/>
      <w:r w:rsidR="00DB787C" w:rsidRPr="00DB787C">
        <w:rPr>
          <w:highlight w:val="yellow"/>
        </w:rPr>
        <w:t>, 2012]</w:t>
      </w:r>
      <w:r w:rsidR="00DB787C">
        <w:t xml:space="preserve"> permet de comparer deux distributions de variables numériques : l’une empirique correspondant au modèle cible</w:t>
      </w:r>
      <w:ins w:id="98" w:author="Guillaume RUIZ" w:date="2016-10-28T14:32:00Z">
        <w:r w:rsidR="00660623">
          <w:t xml:space="preserve"> (résultats d’essai)</w:t>
        </w:r>
      </w:ins>
      <w:r w:rsidR="00DB787C">
        <w:t xml:space="preserve"> et l’autre correspondant au modèle </w:t>
      </w:r>
      <w:r w:rsidR="00755BE0">
        <w:t>calculé</w:t>
      </w:r>
      <w:r w:rsidR="00DB787C">
        <w:t xml:space="preserve">. </w:t>
      </w:r>
      <w:r w:rsidR="00A90C11">
        <w:t xml:space="preserve">Le test consiste à évaluer la différence </w:t>
      </w:r>
      <w:proofErr w:type="spellStart"/>
      <w:r w:rsidR="00A90C11">
        <w:t>δ</w:t>
      </w:r>
      <w:r w:rsidR="00A90C11">
        <w:rPr>
          <w:vertAlign w:val="subscript"/>
        </w:rPr>
        <w:t>i</w:t>
      </w:r>
      <w:proofErr w:type="spellEnd"/>
      <w:r w:rsidR="00A90C11">
        <w:t xml:space="preserve"> entre les deux distributions. Il convient ensuite de calculer la moyenne empirique de ces différences </w:t>
      </w:r>
      <m:oMath>
        <m:acc>
          <m:accPr>
            <m:chr m:val="̅"/>
            <m:ctrlPr>
              <w:rPr>
                <w:rFonts w:ascii="Cambria Math" w:hAnsi="Cambria Math"/>
                <w:i/>
              </w:rPr>
            </m:ctrlPr>
          </m:accPr>
          <m:e>
            <m:r>
              <w:rPr>
                <w:rFonts w:ascii="Cambria Math" w:hAnsi="Cambria Math"/>
              </w:rPr>
              <m:t>δ</m:t>
            </m:r>
          </m:e>
        </m:acc>
      </m:oMath>
      <w:r w:rsidR="00755BE0">
        <w:rPr>
          <w:rFonts w:eastAsiaTheme="minorEastAsia"/>
        </w:rPr>
        <w:t xml:space="preserve"> </w:t>
      </w:r>
      <w:r w:rsidR="00A90C11">
        <w:rPr>
          <w:rFonts w:eastAsiaTheme="minorEastAsia"/>
        </w:rPr>
        <w:t xml:space="preserve">puis ensuite d’estimer l’écart type de cette distribution de différences à l’aide de la formule : </w:t>
      </w:r>
    </w:p>
    <w:p w:rsidR="00A90C11" w:rsidRPr="00B60BE6" w:rsidRDefault="003F2299" w:rsidP="007757DD">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δ</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δ</m:t>
                              </m:r>
                            </m:e>
                          </m:acc>
                          <m:r>
                            <w:rPr>
                              <w:rFonts w:ascii="Cambria Math" w:eastAsiaTheme="minorEastAsia" w:hAnsi="Cambria Math"/>
                            </w:rPr>
                            <m:t>)</m:t>
                          </m:r>
                        </m:e>
                        <m:sup>
                          <m:r>
                            <w:rPr>
                              <w:rFonts w:ascii="Cambria Math" w:eastAsiaTheme="minorEastAsia" w:hAnsi="Cambria Math"/>
                            </w:rPr>
                            <m:t>2</m:t>
                          </m:r>
                        </m:sup>
                      </m:sSup>
                    </m:e>
                  </m:nary>
                </m:num>
                <m:den>
                  <m:r>
                    <w:rPr>
                      <w:rFonts w:ascii="Cambria Math" w:eastAsiaTheme="minorEastAsia" w:hAnsi="Cambria Math"/>
                    </w:rPr>
                    <m:t>n-1</m:t>
                  </m:r>
                </m:den>
              </m:f>
            </m:e>
          </m:rad>
        </m:oMath>
      </m:oMathPara>
    </w:p>
    <w:p w:rsidR="00B60BE6" w:rsidRDefault="00B60BE6" w:rsidP="007757DD">
      <w:pPr>
        <w:jc w:val="both"/>
        <w:rPr>
          <w:rFonts w:eastAsiaTheme="minorEastAsia"/>
        </w:rPr>
      </w:pPr>
      <w:r>
        <w:rPr>
          <w:rFonts w:eastAsiaTheme="minorEastAsia"/>
        </w:rPr>
        <w:t xml:space="preserve">Et enfin d’effectuer le test en calculant la statistique T définie par : </w:t>
      </w:r>
    </w:p>
    <w:p w:rsidR="00B60BE6" w:rsidRPr="00B60BE6" w:rsidRDefault="00B60BE6" w:rsidP="007757DD">
      <w:pPr>
        <w:jc w:val="both"/>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δ</m:t>
                  </m:r>
                </m:e>
              </m:acc>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δ</m:t>
                  </m:r>
                </m:sub>
              </m:sSub>
            </m:den>
          </m:f>
        </m:oMath>
      </m:oMathPara>
    </w:p>
    <w:p w:rsidR="00B60BE6" w:rsidRDefault="00B60BE6" w:rsidP="007757DD">
      <w:pPr>
        <w:jc w:val="both"/>
        <w:rPr>
          <w:rFonts w:eastAsiaTheme="minorEastAsia"/>
        </w:rPr>
      </w:pPr>
      <w:r>
        <w:rPr>
          <w:rFonts w:eastAsiaTheme="minorEastAsia"/>
        </w:rPr>
        <w:t>Le modèle est invalidé (rejet de l’hypothèse nulle H</w:t>
      </w:r>
      <w:r>
        <w:rPr>
          <w:rFonts w:eastAsiaTheme="minorEastAsia"/>
          <w:vertAlign w:val="subscript"/>
        </w:rPr>
        <w:t>0</w:t>
      </w:r>
      <w:r>
        <w:rPr>
          <w:rFonts w:eastAsiaTheme="minorEastAsia"/>
        </w:rPr>
        <w:t xml:space="preserve">) au seuil de signification α (ici, 95%) si : </w:t>
      </w:r>
    </w:p>
    <w:p w:rsidR="00B60BE6" w:rsidRPr="00B60BE6" w:rsidRDefault="003F2299" w:rsidP="007757DD">
      <w:pPr>
        <w:jc w:val="bot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sub>
          </m:sSub>
        </m:oMath>
      </m:oMathPara>
    </w:p>
    <w:p w:rsidR="00DA5214" w:rsidRPr="00755BE0" w:rsidRDefault="00B60BE6" w:rsidP="007757DD">
      <w:pPr>
        <w:jc w:val="both"/>
        <w:rPr>
          <w:rFonts w:eastAsiaTheme="minorEastAsia"/>
        </w:rPr>
      </w:pPr>
      <w:r>
        <w:rPr>
          <w:rFonts w:eastAsiaTheme="minorEastAsia"/>
        </w:rPr>
        <w:t xml:space="preserve">Où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sub>
        </m:sSub>
      </m:oMath>
      <w:r>
        <w:rPr>
          <w:rFonts w:eastAsiaTheme="minorEastAsia"/>
        </w:rPr>
        <w:t xml:space="preserve"> est la valeur lue pour le seuil de signification </w:t>
      </w:r>
      <m:oMath>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oMath>
      <w:r>
        <w:rPr>
          <w:rFonts w:eastAsiaTheme="minorEastAsia"/>
        </w:rPr>
        <w:t xml:space="preserve"> dans la table de Student à n-1 degrés de liberté. </w:t>
      </w:r>
    </w:p>
    <w:p w:rsidR="006636C1" w:rsidRDefault="00DB787C" w:rsidP="00FF4CDF">
      <w:pPr>
        <w:ind w:firstLine="426"/>
        <w:jc w:val="both"/>
      </w:pPr>
      <w:r>
        <w:t xml:space="preserve">Si les données sont centrées normées, l’erreur quadratique moyenne entre le modèle optimisé et le modèle ciblé peut être calculée : elle doit tendre vers 0 </w:t>
      </w:r>
      <w:r w:rsidR="00173DB5">
        <w:t>pour que le modèle soit validé.</w:t>
      </w:r>
    </w:p>
    <w:p w:rsidR="00173DB5" w:rsidRDefault="006E2C0A" w:rsidP="00FF4CDF">
      <w:pPr>
        <w:ind w:firstLine="426"/>
        <w:jc w:val="both"/>
      </w:pPr>
      <w:r>
        <w:t xml:space="preserve">Le test de Xhi² </w:t>
      </w:r>
      <w:r w:rsidR="00C81177">
        <w:t>n’</w:t>
      </w:r>
      <w:r>
        <w:t xml:space="preserve">est </w:t>
      </w:r>
      <w:r w:rsidR="00C81177">
        <w:t>pas retenu car il n’est pas pertinent dans tous les cas</w:t>
      </w:r>
      <w:r>
        <w:t>.</w:t>
      </w:r>
      <w:r w:rsidR="00C81177">
        <w:t xml:space="preserve"> En effet, certaines valeurs relevées par les capteurs sont inférieures à 10. Or dans une table 8X2 ou 6X2 de Chi², le nombre de degré de liberté est toujours égal à 1.</w:t>
      </w:r>
    </w:p>
    <w:p w:rsidR="00173DB5" w:rsidRDefault="00173DB5" w:rsidP="00FF4CDF">
      <w:pPr>
        <w:ind w:firstLine="426"/>
        <w:jc w:val="both"/>
      </w:pPr>
      <w:r>
        <w:t xml:space="preserve">Enfin, il est possible d’afficher un pourcentage de vraisemblance entre les deux modèles en traçant le modèle cible par rapport au modèle optimisé : c’est le diagramme de parité. Il suffit ensuite de calculer le coefficient de détermination R² qui doit tendre vers 1 pour un modèle qui correspond à la réalité. Une fois cette régression effectuée, </w:t>
      </w:r>
      <w:r w:rsidR="00102B49">
        <w:t xml:space="preserve">une analyse des résidus peut être envisagée. Si le modèle est bon, les écarts </w:t>
      </w:r>
      <w:r w:rsidR="00D6381A">
        <w:t>constatés (</w:t>
      </w:r>
      <w:r w:rsidR="00102B49">
        <w:t>c’est-à-dire les résidus) sont imputables à des erreurs de mesure. Les résidus doivent donc posséder les propriétés classiques d’une distribution normale.</w:t>
      </w:r>
      <w:r>
        <w:t xml:space="preserve"> </w:t>
      </w:r>
      <w:r w:rsidR="00D6381A">
        <w:t xml:space="preserve">Ainsi, plusieurs tests statistiques peuvent être envisagés : </w:t>
      </w:r>
    </w:p>
    <w:p w:rsidR="00D6381A" w:rsidRDefault="008B350D" w:rsidP="00043ECD">
      <w:pPr>
        <w:pStyle w:val="Paragraphedeliste"/>
        <w:numPr>
          <w:ilvl w:val="0"/>
          <w:numId w:val="32"/>
        </w:numPr>
        <w:jc w:val="both"/>
      </w:pPr>
      <w:r>
        <w:t>L’histogramme des résidus doit suivre une loi normale</w:t>
      </w:r>
    </w:p>
    <w:p w:rsidR="008B350D" w:rsidRDefault="008B350D" w:rsidP="00043ECD">
      <w:pPr>
        <w:pStyle w:val="Paragraphedeliste"/>
        <w:numPr>
          <w:ilvl w:val="0"/>
          <w:numId w:val="32"/>
        </w:numPr>
        <w:jc w:val="both"/>
      </w:pPr>
      <w:r>
        <w:t xml:space="preserve">Le test statistique de </w:t>
      </w:r>
      <w:proofErr w:type="spellStart"/>
      <w:r>
        <w:t>Durbin</w:t>
      </w:r>
      <w:proofErr w:type="spellEnd"/>
      <w:r>
        <w:t xml:space="preserve"> Watson doit être proche de 2 (aucune autocorrélation des résidus)</w:t>
      </w:r>
    </w:p>
    <w:p w:rsidR="008B350D" w:rsidRDefault="008B350D" w:rsidP="00043ECD">
      <w:pPr>
        <w:pStyle w:val="Paragraphedeliste"/>
        <w:numPr>
          <w:ilvl w:val="0"/>
          <w:numId w:val="32"/>
        </w:numPr>
        <w:jc w:val="both"/>
      </w:pPr>
      <w:r>
        <w:lastRenderedPageBreak/>
        <w:t>La distribution des valeurs résiduelles en fonction des valeurs ajustées doit présenter une dispersion homogène et doit être centrée autour de 0</w:t>
      </w:r>
    </w:p>
    <w:p w:rsidR="008B350D" w:rsidRDefault="008B350D" w:rsidP="00043ECD">
      <w:pPr>
        <w:pStyle w:val="Paragraphedeliste"/>
        <w:numPr>
          <w:ilvl w:val="0"/>
          <w:numId w:val="32"/>
        </w:numPr>
        <w:jc w:val="both"/>
      </w:pPr>
      <w:r>
        <w:t>Les résidus doivent s’aligner selon la droite de Henry</w:t>
      </w:r>
    </w:p>
    <w:p w:rsidR="00220543" w:rsidRDefault="006F05F0" w:rsidP="00043ECD">
      <w:pPr>
        <w:pStyle w:val="Paragraphedeliste"/>
        <w:numPr>
          <w:ilvl w:val="0"/>
          <w:numId w:val="32"/>
        </w:numPr>
        <w:jc w:val="both"/>
      </w:pPr>
      <w:r>
        <w:t xml:space="preserve">Le test de Kolmogorov Smirnov </w:t>
      </w:r>
      <w:r w:rsidR="006E2C0A">
        <w:t xml:space="preserve">(ou de Shapiro </w:t>
      </w:r>
      <w:proofErr w:type="spellStart"/>
      <w:r w:rsidR="006E2C0A">
        <w:t>Wilk</w:t>
      </w:r>
      <w:proofErr w:type="spellEnd"/>
      <w:r w:rsidR="006E2C0A">
        <w:t xml:space="preserve">) </w:t>
      </w:r>
      <w:r>
        <w:t>s’assure de la normalité des résidus</w:t>
      </w:r>
    </w:p>
    <w:p w:rsidR="006F05F0" w:rsidRDefault="006F05F0" w:rsidP="00220543">
      <w:pPr>
        <w:jc w:val="both"/>
      </w:pPr>
    </w:p>
    <w:p w:rsidR="006F05F0" w:rsidRDefault="006F05F0" w:rsidP="00FF4CDF">
      <w:pPr>
        <w:ind w:firstLine="426"/>
        <w:jc w:val="both"/>
      </w:pPr>
      <w:r>
        <w:t xml:space="preserve">Pour déterminer </w:t>
      </w:r>
      <w:r w:rsidR="00CE6431">
        <w:t xml:space="preserve">la meilleure solution, il faut établir un système de classement entre les différents algorithmes d’optimisation. Pour cela un système de classement par points a été utilisé (basé sur la matrice de jugement </w:t>
      </w:r>
      <w:r w:rsidR="00CE6431" w:rsidRPr="004A65CE">
        <w:rPr>
          <w:highlight w:val="yellow"/>
        </w:rPr>
        <w:t>[</w:t>
      </w:r>
      <w:proofErr w:type="spellStart"/>
      <w:r w:rsidR="004A65CE" w:rsidRPr="004A65CE">
        <w:rPr>
          <w:highlight w:val="yellow"/>
        </w:rPr>
        <w:t>Saaty</w:t>
      </w:r>
      <w:proofErr w:type="spellEnd"/>
      <w:r w:rsidR="004A65CE" w:rsidRPr="004A65CE">
        <w:rPr>
          <w:highlight w:val="yellow"/>
        </w:rPr>
        <w:t>, 1990]</w:t>
      </w:r>
      <w:r w:rsidR="004A65CE">
        <w:t>)</w:t>
      </w:r>
      <w:r w:rsidR="00CE6431">
        <w:t xml:space="preserve">. Chaque facteur ou test statistique est appliqué à tous les modèles de chaque algorithme. Leurs valeurs sont ensuite recodées entre 0 et 1. La meilleure valeur se voit attribuée la note de 10 et la moins bonne, 0 (pour coder ce système automatiquement, il suffit de prendre la partie entière de 10 fois la valeur </w:t>
      </w:r>
      <w:r w:rsidR="003F2299">
        <w:t>normée e</w:t>
      </w:r>
      <w:r w:rsidR="00CE6431">
        <w:t>ntre 0 et 1). Une fois toutes les notes attribuées pour chaque distribution et chaque algorithme, la note totale est calculée. L’algorithme qui a la m</w:t>
      </w:r>
      <w:r w:rsidR="004A65CE">
        <w:t>e</w:t>
      </w:r>
      <w:r w:rsidR="00CE6431">
        <w:t>illeure note est celui le plu</w:t>
      </w:r>
      <w:r w:rsidR="004A65CE">
        <w:t>s adapté au problème.</w:t>
      </w:r>
    </w:p>
    <w:p w:rsidR="004A65CE" w:rsidRDefault="004A65CE" w:rsidP="00FF4CDF">
      <w:pPr>
        <w:ind w:firstLine="426"/>
        <w:jc w:val="both"/>
      </w:pPr>
      <w:r>
        <w:t xml:space="preserve">Ainsi, deux méthodes se détachent des autres : </w:t>
      </w:r>
    </w:p>
    <w:p w:rsidR="004A65CE" w:rsidRDefault="004A65CE" w:rsidP="00043ECD">
      <w:pPr>
        <w:pStyle w:val="Paragraphedeliste"/>
        <w:numPr>
          <w:ilvl w:val="0"/>
          <w:numId w:val="33"/>
        </w:numPr>
        <w:jc w:val="both"/>
      </w:pPr>
      <w:r>
        <w:t>L’algorithme de descente classique NLPQL : il est très précis et surtout rapide à fournir des résultats. Sa faiblesse réside seulement dans le fait qu’il risque de trouver des minima locaux et non globaux</w:t>
      </w:r>
    </w:p>
    <w:p w:rsidR="004A65CE" w:rsidRDefault="004A65CE" w:rsidP="00043ECD">
      <w:pPr>
        <w:pStyle w:val="Paragraphedeliste"/>
        <w:numPr>
          <w:ilvl w:val="0"/>
          <w:numId w:val="33"/>
        </w:numPr>
        <w:jc w:val="both"/>
      </w:pPr>
      <w:r>
        <w:t>L’algorithme génétique qui constitue la meilleure méthode stochastique pour ce problème : il est également très précis et trouve systématiquement le minimum global. Cependant, son utilisation peut être très longue (plus de deux jours)</w:t>
      </w:r>
      <w:r w:rsidR="004A38B1">
        <w:t>. Un post traitement des résultats par un NLPQL doit être effectué pour déterminer le vrai minimum global</w:t>
      </w:r>
      <w:r w:rsidR="003E144C">
        <w:t>.</w:t>
      </w:r>
    </w:p>
    <w:p w:rsidR="003E144C" w:rsidRDefault="003E144C" w:rsidP="00FF4CDF">
      <w:pPr>
        <w:ind w:firstLine="426"/>
        <w:jc w:val="both"/>
      </w:pPr>
      <w:r>
        <w:t xml:space="preserve">Par conséquent, une première stratégie peut être mise en place : </w:t>
      </w:r>
    </w:p>
    <w:p w:rsidR="0049752D" w:rsidRDefault="003204E9" w:rsidP="0049752D">
      <w:pPr>
        <w:keepNext/>
        <w:ind w:left="360"/>
        <w:jc w:val="center"/>
      </w:pPr>
      <w:r>
        <w:rPr>
          <w:noProof/>
          <w:lang w:eastAsia="fr-FR"/>
        </w:rPr>
        <w:drawing>
          <wp:inline distT="0" distB="0" distL="0" distR="0" wp14:anchorId="6C7662F0" wp14:editId="14BE7DB0">
            <wp:extent cx="2400300" cy="2736925"/>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1663" cy="2761284"/>
                    </a:xfrm>
                    <a:prstGeom prst="rect">
                      <a:avLst/>
                    </a:prstGeom>
                    <a:noFill/>
                    <a:ln>
                      <a:noFill/>
                    </a:ln>
                  </pic:spPr>
                </pic:pic>
              </a:graphicData>
            </a:graphic>
          </wp:inline>
        </w:drawing>
      </w:r>
    </w:p>
    <w:p w:rsidR="005A0F6B" w:rsidRDefault="0049752D" w:rsidP="003A2715">
      <w:pPr>
        <w:pStyle w:val="Lgende"/>
        <w:jc w:val="center"/>
      </w:pPr>
      <w:bookmarkStart w:id="99" w:name="_Toc465344415"/>
      <w:r>
        <w:t xml:space="preserve">Figure </w:t>
      </w:r>
      <w:fldSimple w:instr=" SEQ Figure \* ARABIC ">
        <w:r w:rsidR="007F43A3">
          <w:rPr>
            <w:noProof/>
          </w:rPr>
          <w:t>12</w:t>
        </w:r>
      </w:fldSimple>
      <w:r>
        <w:t xml:space="preserve"> : Première méthode d'optimisation proposée</w:t>
      </w:r>
      <w:bookmarkEnd w:id="99"/>
    </w:p>
    <w:p w:rsidR="005A0F6B" w:rsidRDefault="00A773F4" w:rsidP="00FF4CDF">
      <w:pPr>
        <w:ind w:firstLine="426"/>
        <w:jc w:val="both"/>
      </w:pPr>
      <w:commentRangeStart w:id="100"/>
      <w:r>
        <w:t xml:space="preserve">Un NLPQL est lancé au début dans l’éventualité où le concepteur est déjà proche d’une solution optimisée. Si ce n’est pas le cas, il peut lancer un algorithme génétique, certes long, qui </w:t>
      </w:r>
      <w:r w:rsidR="003A2715">
        <w:t>aura plus de chances de tomber sur</w:t>
      </w:r>
      <w:r>
        <w:t xml:space="preserve"> le minimum global. Les tests statistiques détermineront alors si le modèle correspond aux attentes ou non. Si non, il faudra envisager une simplification</w:t>
      </w:r>
      <w:r w:rsidR="002B09C8">
        <w:t xml:space="preserve"> ou une réduction de modèle</w:t>
      </w:r>
      <w:r>
        <w:t>. Pour cela, le concepteur a la possibilité de faire un plan d’expérience (</w:t>
      </w:r>
      <w:r w:rsidRPr="00A773F4">
        <w:rPr>
          <w:i/>
        </w:rPr>
        <w:t xml:space="preserve">Design Of </w:t>
      </w:r>
      <w:proofErr w:type="spellStart"/>
      <w:r w:rsidRPr="00A773F4">
        <w:rPr>
          <w:i/>
        </w:rPr>
        <w:t>Experiment</w:t>
      </w:r>
      <w:proofErr w:type="spellEnd"/>
      <w:r>
        <w:t xml:space="preserve"> </w:t>
      </w:r>
      <w:commentRangeEnd w:id="100"/>
      <w:r w:rsidR="00E629DD">
        <w:rPr>
          <w:rStyle w:val="Marquedecommentaire"/>
        </w:rPr>
        <w:lastRenderedPageBreak/>
        <w:commentReference w:id="100"/>
      </w:r>
      <w:r>
        <w:t>en anglais)</w:t>
      </w:r>
      <w:r w:rsidR="00A05261">
        <w:t xml:space="preserve"> </w:t>
      </w:r>
      <w:r w:rsidR="00AE212F">
        <w:t xml:space="preserve">afin de mieux </w:t>
      </w:r>
      <w:r w:rsidR="00112B17">
        <w:t>connaître</w:t>
      </w:r>
      <w:r w:rsidR="00AE212F">
        <w:t xml:space="preserve"> la forme de la surface de réponse </w:t>
      </w:r>
      <w:r w:rsidR="00A05261">
        <w:t>puis une analyse de variance pour déterminer quel</w:t>
      </w:r>
      <w:r w:rsidR="00F50D7C">
        <w:t>(</w:t>
      </w:r>
      <w:r w:rsidR="00A05261">
        <w:t>s</w:t>
      </w:r>
      <w:r w:rsidR="00F50D7C">
        <w:t>)</w:t>
      </w:r>
      <w:r w:rsidR="00A05261">
        <w:t xml:space="preserve"> paramètre</w:t>
      </w:r>
      <w:r w:rsidR="00F50D7C">
        <w:t>(</w:t>
      </w:r>
      <w:r w:rsidR="00A05261">
        <w:t>s</w:t>
      </w:r>
      <w:r w:rsidR="00F50D7C">
        <w:t>)</w:t>
      </w:r>
      <w:r w:rsidR="00A05261">
        <w:t xml:space="preserve"> d’optimisation </w:t>
      </w:r>
      <w:r w:rsidR="00F50D7C">
        <w:t>est/sont le(s) plus influent(s)</w:t>
      </w:r>
      <w:r w:rsidR="00A05261">
        <w:t xml:space="preserve">. </w:t>
      </w:r>
      <w:r w:rsidR="00F50D7C">
        <w:t>Il faut ensuite relancer le modèle thermique en optimisant seulement ce(s) paramètre(s). Avec cette technique, i</w:t>
      </w:r>
      <w:r w:rsidR="00A05261">
        <w:t>l est possible d’</w:t>
      </w:r>
      <w:r w:rsidR="00C81177">
        <w:t>avoir de bons</w:t>
      </w:r>
      <w:r w:rsidR="00A05261">
        <w:t xml:space="preserve"> résultats tout en diminuant les temps </w:t>
      </w:r>
      <w:r w:rsidR="00E629DD">
        <w:t>d’optimisation</w:t>
      </w:r>
      <w:r w:rsidR="00A05261">
        <w:t>.</w:t>
      </w:r>
    </w:p>
    <w:p w:rsidR="0049752D" w:rsidRDefault="00C3569D" w:rsidP="0049752D">
      <w:pPr>
        <w:keepNext/>
        <w:jc w:val="center"/>
      </w:pPr>
      <w:r>
        <w:rPr>
          <w:noProof/>
          <w:lang w:eastAsia="fr-FR"/>
        </w:rPr>
        <w:drawing>
          <wp:inline distT="0" distB="0" distL="0" distR="0" wp14:anchorId="6AE87D03" wp14:editId="7410BF24">
            <wp:extent cx="1668361" cy="2437703"/>
            <wp:effectExtent l="0" t="0" r="8255"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5374" cy="2447950"/>
                    </a:xfrm>
                    <a:prstGeom prst="rect">
                      <a:avLst/>
                    </a:prstGeom>
                    <a:noFill/>
                    <a:ln>
                      <a:noFill/>
                    </a:ln>
                  </pic:spPr>
                </pic:pic>
              </a:graphicData>
            </a:graphic>
          </wp:inline>
        </w:drawing>
      </w:r>
    </w:p>
    <w:p w:rsidR="00C3569D" w:rsidRDefault="0049752D" w:rsidP="0049752D">
      <w:pPr>
        <w:pStyle w:val="Lgende"/>
        <w:jc w:val="center"/>
      </w:pPr>
      <w:bookmarkStart w:id="101" w:name="_Toc465344416"/>
      <w:r>
        <w:t xml:space="preserve">Figure </w:t>
      </w:r>
      <w:fldSimple w:instr=" SEQ Figure \* ARABIC ">
        <w:r w:rsidR="007F43A3">
          <w:rPr>
            <w:noProof/>
          </w:rPr>
          <w:t>13</w:t>
        </w:r>
      </w:fldSimple>
      <w:r>
        <w:t xml:space="preserve"> : Seconde méthode d'optimisation proposée</w:t>
      </w:r>
      <w:bookmarkEnd w:id="101"/>
    </w:p>
    <w:p w:rsidR="00290E4F" w:rsidRDefault="008A6670" w:rsidP="00FF4CDF">
      <w:pPr>
        <w:ind w:firstLine="426"/>
        <w:jc w:val="both"/>
      </w:pPr>
      <w:r>
        <w:t xml:space="preserve">Pour en revenir au système </w:t>
      </w:r>
      <w:proofErr w:type="spellStart"/>
      <w:r>
        <w:t>rotulé</w:t>
      </w:r>
      <w:proofErr w:type="spellEnd"/>
      <w:r>
        <w:t>, u</w:t>
      </w:r>
      <w:r w:rsidR="00290E4F">
        <w:t xml:space="preserve">ne fois le modèle déterminé pour chaque capteur de température, il s’agit de le valider. </w:t>
      </w:r>
      <w:r>
        <w:t>La difficulté dans ce cas</w:t>
      </w:r>
      <w:r w:rsidR="00290E4F">
        <w:t>,</w:t>
      </w:r>
      <w:r>
        <w:t xml:space="preserve"> est que</w:t>
      </w:r>
      <w:r w:rsidR="00290E4F">
        <w:t xml:space="preserve"> chaque capteur n’a relevé au maximum que 8 températures (6 dans certains cas). En ne gardant qu’une seule valeur pour la validation et les autres pour l’apprentissage, le concepteur peut procéder à la technique du </w:t>
      </w:r>
      <w:proofErr w:type="spellStart"/>
      <w:r w:rsidR="00290E4F" w:rsidRPr="00290E4F">
        <w:rPr>
          <w:i/>
        </w:rPr>
        <w:t>Leave</w:t>
      </w:r>
      <w:proofErr w:type="spellEnd"/>
      <w:r w:rsidR="00290E4F" w:rsidRPr="00290E4F">
        <w:rPr>
          <w:i/>
        </w:rPr>
        <w:t xml:space="preserve"> one out</w:t>
      </w:r>
      <w:r w:rsidR="00290E4F">
        <w:t xml:space="preserve"> : </w:t>
      </w:r>
    </w:p>
    <w:p w:rsidR="00290E4F" w:rsidRDefault="00290E4F" w:rsidP="00043ECD">
      <w:pPr>
        <w:pStyle w:val="Paragraphedeliste"/>
        <w:numPr>
          <w:ilvl w:val="0"/>
          <w:numId w:val="34"/>
        </w:numPr>
        <w:jc w:val="both"/>
      </w:pPr>
      <w:r>
        <w:t>Apprentissage sur n-1 observations</w:t>
      </w:r>
    </w:p>
    <w:p w:rsidR="00290E4F" w:rsidRDefault="00290E4F" w:rsidP="00043ECD">
      <w:pPr>
        <w:pStyle w:val="Paragraphedeliste"/>
        <w:numPr>
          <w:ilvl w:val="0"/>
          <w:numId w:val="34"/>
        </w:numPr>
        <w:jc w:val="both"/>
      </w:pPr>
      <w:r>
        <w:t>Validation sur la n</w:t>
      </w:r>
      <w:r w:rsidR="00112B17">
        <w:t>i</w:t>
      </w:r>
      <w:r>
        <w:t>ème observation</w:t>
      </w:r>
    </w:p>
    <w:p w:rsidR="00290E4F" w:rsidRDefault="00290E4F" w:rsidP="00043ECD">
      <w:pPr>
        <w:pStyle w:val="Paragraphedeliste"/>
        <w:numPr>
          <w:ilvl w:val="0"/>
          <w:numId w:val="34"/>
        </w:numPr>
        <w:jc w:val="both"/>
      </w:pPr>
      <w:r>
        <w:t>L’opération est répétée n fois</w:t>
      </w:r>
    </w:p>
    <w:p w:rsidR="00290E4F" w:rsidRDefault="00290E4F" w:rsidP="00043ECD">
      <w:pPr>
        <w:pStyle w:val="Paragraphedeliste"/>
        <w:numPr>
          <w:ilvl w:val="0"/>
          <w:numId w:val="34"/>
        </w:numPr>
        <w:jc w:val="both"/>
      </w:pPr>
      <w:r>
        <w:t>Le score de chaque modèle est calculé par l’erreur quadratique moyenne</w:t>
      </w:r>
    </w:p>
    <w:p w:rsidR="00290E4F" w:rsidRDefault="00290E4F" w:rsidP="00043ECD">
      <w:pPr>
        <w:pStyle w:val="Paragraphedeliste"/>
        <w:numPr>
          <w:ilvl w:val="0"/>
          <w:numId w:val="34"/>
        </w:numPr>
        <w:jc w:val="both"/>
      </w:pPr>
      <w:r>
        <w:t>Le modèle qui présente le meilleur score est sélectionné</w:t>
      </w:r>
    </w:p>
    <w:p w:rsidR="00290E4F" w:rsidRDefault="00290E4F" w:rsidP="00FF4CDF">
      <w:pPr>
        <w:ind w:firstLine="426"/>
        <w:jc w:val="both"/>
      </w:pPr>
      <w:r>
        <w:t>Cependant, les résultats sont décevants : Par exemple, le meilleur modèle optimisé de température B6 proposé par l’algorithme SQP n’est pas satisfaisant : le coefficient de détermination par rapport à l’object</w:t>
      </w:r>
      <w:r w:rsidR="003F2299">
        <w:t>if n’est que de 60%</w:t>
      </w:r>
      <w:r w:rsidR="00F862CA">
        <w:t>, ce qui est trop faible. Cela est dû au fait du trop faible nombre de températures relevées. Par la suite, toutes les données seront utilisées pour f</w:t>
      </w:r>
      <w:r w:rsidR="003F2299">
        <w:t>aire l’apprentissage du modèle.</w:t>
      </w:r>
    </w:p>
    <w:p w:rsidR="00F50D7C" w:rsidRDefault="00F862CA" w:rsidP="00FF4CDF">
      <w:pPr>
        <w:ind w:firstLine="426"/>
        <w:jc w:val="both"/>
      </w:pPr>
      <w:r>
        <w:t>Egalemen</w:t>
      </w:r>
      <w:r w:rsidR="00F50D7C">
        <w:t>t, un test statistique</w:t>
      </w:r>
      <w:r w:rsidR="00452A1F">
        <w:t xml:space="preserve"> (</w:t>
      </w:r>
      <w:proofErr w:type="spellStart"/>
      <w:r w:rsidR="00452A1F">
        <w:t>Student</w:t>
      </w:r>
      <w:proofErr w:type="spellEnd"/>
      <w:r w:rsidR="00452A1F">
        <w:t>)</w:t>
      </w:r>
      <w:r w:rsidR="00F50D7C">
        <w:t xml:space="preserve"> a mis en avant une incohérence dans les valeurs de température relevées par rapport au modèle thermique proposé. En effet, pour le capteur B3, le test est quasiment toujours faux pour n’importe quel algorithme d’optimisation. Cela peut provenir d’un mauvais respect du protocole d’essai. De plus, le capteur</w:t>
      </w:r>
      <w:r w:rsidR="00452A1F">
        <w:t xml:space="preserve"> 3 occupe une position sensible</w:t>
      </w:r>
      <w:r w:rsidR="00F50D7C">
        <w:t xml:space="preserve"> et a alors relevé des valeurs erronées. Il a donc été décidé par la suite de ne pas tenir compte des mesures du capteur, l’optimisation du modèle se faisant sur les 5 autres.</w:t>
      </w:r>
      <w:r w:rsidR="00B70170">
        <w:t xml:space="preserve"> La partie suivante présente, dans un premier temps, les résultats d’optimisations faites avec les températures du capteur B3, puis, dans un deuxième temps, sans les valeurs du capteur B3.</w:t>
      </w:r>
    </w:p>
    <w:p w:rsidR="00C47F12" w:rsidRDefault="00C47F12" w:rsidP="00C47F12">
      <w:r>
        <w:br w:type="page"/>
      </w:r>
    </w:p>
    <w:p w:rsidR="00E2037E" w:rsidRDefault="00E2037E" w:rsidP="00043ECD">
      <w:pPr>
        <w:pStyle w:val="Titre2"/>
      </w:pPr>
      <w:bookmarkStart w:id="102" w:name="_Toc465348430"/>
      <w:r>
        <w:lastRenderedPageBreak/>
        <w:t>Présentation des résultats</w:t>
      </w:r>
      <w:bookmarkEnd w:id="102"/>
    </w:p>
    <w:p w:rsidR="00E2037E" w:rsidRDefault="00F9678A" w:rsidP="00FF4CDF">
      <w:pPr>
        <w:ind w:firstLine="426"/>
        <w:jc w:val="both"/>
      </w:pPr>
      <w:r>
        <w:t xml:space="preserve">Les résultats du calcul thermomécanique doivent correspondre au mieux aux températures relevées par les capteurs au cours du temps. L’algorithme d’optimisation va donc modifier les paramètres d’entrée du modèle pour adapter les résultats à ceux de la campagne expérimentale. </w:t>
      </w:r>
      <w:r w:rsidR="00C71EE2">
        <w:t>Une première optimisation, prenant en compte le modèle thermique complet (</w:t>
      </w:r>
      <w:r w:rsidR="00703510">
        <w:t xml:space="preserve">capteur </w:t>
      </w:r>
      <w:r w:rsidR="00C71EE2">
        <w:t xml:space="preserve">B3 inclus), a été pratiquée afin de comparer l’efficacité des différents algorithmes. Les tests statistiques retenus sont le </w:t>
      </w:r>
      <w:proofErr w:type="spellStart"/>
      <w:r w:rsidR="00C71EE2" w:rsidRPr="00C71EE2">
        <w:rPr>
          <w:i/>
        </w:rPr>
        <w:t>Mean</w:t>
      </w:r>
      <w:proofErr w:type="spellEnd"/>
      <w:r w:rsidR="00C71EE2" w:rsidRPr="00C71EE2">
        <w:rPr>
          <w:i/>
        </w:rPr>
        <w:t xml:space="preserve"> Square </w:t>
      </w:r>
      <w:proofErr w:type="spellStart"/>
      <w:r w:rsidR="00C71EE2" w:rsidRPr="00C71EE2">
        <w:rPr>
          <w:i/>
        </w:rPr>
        <w:t>Error</w:t>
      </w:r>
      <w:proofErr w:type="spellEnd"/>
      <w:r w:rsidR="00C71EE2">
        <w:t xml:space="preserve">, le coefficient de détermination du diagramme de parité et la fonction objectif. Les scores des différents algorithmes sont résumés ci-après : </w:t>
      </w:r>
    </w:p>
    <w:p w:rsidR="007F43A3" w:rsidRDefault="00A00A70" w:rsidP="007F43A3">
      <w:pPr>
        <w:keepNext/>
        <w:jc w:val="center"/>
      </w:pPr>
      <w:r>
        <w:rPr>
          <w:noProof/>
          <w:lang w:eastAsia="fr-FR"/>
        </w:rPr>
        <w:drawing>
          <wp:inline distT="0" distB="0" distL="0" distR="0" wp14:anchorId="1277B788" wp14:editId="15C89CEC">
            <wp:extent cx="5656997" cy="2085808"/>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72600" cy="2091561"/>
                    </a:xfrm>
                    <a:prstGeom prst="rect">
                      <a:avLst/>
                    </a:prstGeom>
                    <a:noFill/>
                  </pic:spPr>
                </pic:pic>
              </a:graphicData>
            </a:graphic>
          </wp:inline>
        </w:drawing>
      </w:r>
    </w:p>
    <w:p w:rsidR="00A00A70" w:rsidRDefault="007F43A3" w:rsidP="007F43A3">
      <w:pPr>
        <w:pStyle w:val="Lgende"/>
        <w:jc w:val="center"/>
      </w:pPr>
      <w:bookmarkStart w:id="103" w:name="_Toc465344417"/>
      <w:r>
        <w:t xml:space="preserve">Figure </w:t>
      </w:r>
      <w:fldSimple w:instr=" SEQ Figure \* ARABIC ">
        <w:r>
          <w:rPr>
            <w:noProof/>
          </w:rPr>
          <w:t>14</w:t>
        </w:r>
      </w:fldSimple>
      <w:r>
        <w:t xml:space="preserve"> : Scores des différents algorithmes pour l'Erreur Quadratique Moyenne</w:t>
      </w:r>
      <w:bookmarkEnd w:id="103"/>
    </w:p>
    <w:p w:rsidR="00A00A70" w:rsidRDefault="00A00A70" w:rsidP="00E2037E">
      <w:pPr>
        <w:jc w:val="both"/>
      </w:pPr>
    </w:p>
    <w:p w:rsidR="007F43A3" w:rsidRDefault="00A00A70" w:rsidP="007F43A3">
      <w:pPr>
        <w:keepNext/>
        <w:jc w:val="center"/>
      </w:pPr>
      <w:r>
        <w:rPr>
          <w:noProof/>
          <w:lang w:eastAsia="fr-FR"/>
        </w:rPr>
        <w:drawing>
          <wp:inline distT="0" distB="0" distL="0" distR="0" wp14:anchorId="6E5C12DA" wp14:editId="5D4C2E5A">
            <wp:extent cx="5655536" cy="2097683"/>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2873" cy="2100404"/>
                    </a:xfrm>
                    <a:prstGeom prst="rect">
                      <a:avLst/>
                    </a:prstGeom>
                    <a:noFill/>
                  </pic:spPr>
                </pic:pic>
              </a:graphicData>
            </a:graphic>
          </wp:inline>
        </w:drawing>
      </w:r>
    </w:p>
    <w:p w:rsidR="00A00A70" w:rsidRDefault="007F43A3" w:rsidP="007F43A3">
      <w:pPr>
        <w:pStyle w:val="Lgende"/>
        <w:jc w:val="center"/>
      </w:pPr>
      <w:bookmarkStart w:id="104" w:name="_Toc465344418"/>
      <w:r>
        <w:t xml:space="preserve">Figure </w:t>
      </w:r>
      <w:fldSimple w:instr=" SEQ Figure \* ARABIC ">
        <w:r>
          <w:rPr>
            <w:noProof/>
          </w:rPr>
          <w:t>15</w:t>
        </w:r>
      </w:fldSimple>
      <w:r>
        <w:t xml:space="preserve"> : Scores des différents algorithmes pour le Coefficient de Détermination</w:t>
      </w:r>
      <w:bookmarkEnd w:id="104"/>
    </w:p>
    <w:p w:rsidR="00A00A70" w:rsidRDefault="00A00A70" w:rsidP="00E2037E">
      <w:pPr>
        <w:jc w:val="both"/>
      </w:pPr>
    </w:p>
    <w:p w:rsidR="007F43A3" w:rsidRDefault="00F120B5" w:rsidP="007F43A3">
      <w:pPr>
        <w:keepNext/>
        <w:jc w:val="center"/>
      </w:pPr>
      <w:r>
        <w:rPr>
          <w:noProof/>
          <w:lang w:eastAsia="fr-FR"/>
        </w:rPr>
        <w:lastRenderedPageBreak/>
        <w:drawing>
          <wp:inline distT="0" distB="0" distL="0" distR="0" wp14:anchorId="4E9B27F5" wp14:editId="3158C61C">
            <wp:extent cx="5656997" cy="2017534"/>
            <wp:effectExtent l="0" t="0" r="127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61004" cy="2018963"/>
                    </a:xfrm>
                    <a:prstGeom prst="rect">
                      <a:avLst/>
                    </a:prstGeom>
                    <a:noFill/>
                  </pic:spPr>
                </pic:pic>
              </a:graphicData>
            </a:graphic>
          </wp:inline>
        </w:drawing>
      </w:r>
    </w:p>
    <w:p w:rsidR="00F120B5" w:rsidRDefault="007F43A3" w:rsidP="007F43A3">
      <w:pPr>
        <w:pStyle w:val="Lgende"/>
        <w:jc w:val="center"/>
      </w:pPr>
      <w:bookmarkStart w:id="105" w:name="_Toc465344419"/>
      <w:r>
        <w:t xml:space="preserve">Figure </w:t>
      </w:r>
      <w:fldSimple w:instr=" SEQ Figure \* ARABIC ">
        <w:r>
          <w:rPr>
            <w:noProof/>
          </w:rPr>
          <w:t>16</w:t>
        </w:r>
      </w:fldSimple>
      <w:r>
        <w:t xml:space="preserve"> : </w:t>
      </w:r>
      <w:r w:rsidRPr="002542A3">
        <w:t>Score</w:t>
      </w:r>
      <w:r>
        <w:t>s</w:t>
      </w:r>
      <w:r w:rsidRPr="002542A3">
        <w:t xml:space="preserve"> des différents algorithmes pour l</w:t>
      </w:r>
      <w:r>
        <w:t xml:space="preserve">a fonction </w:t>
      </w:r>
      <w:proofErr w:type="gramStart"/>
      <w:r>
        <w:t>objectif</w:t>
      </w:r>
      <w:bookmarkEnd w:id="105"/>
      <w:proofErr w:type="gramEnd"/>
    </w:p>
    <w:p w:rsidR="00F120B5" w:rsidRDefault="00F120B5" w:rsidP="00E2037E">
      <w:pPr>
        <w:jc w:val="both"/>
      </w:pPr>
    </w:p>
    <w:p w:rsidR="007F43A3" w:rsidRDefault="000D7118" w:rsidP="007F43A3">
      <w:pPr>
        <w:keepNext/>
        <w:jc w:val="center"/>
      </w:pPr>
      <w:r>
        <w:rPr>
          <w:noProof/>
          <w:lang w:eastAsia="fr-FR"/>
        </w:rPr>
        <w:drawing>
          <wp:inline distT="0" distB="0" distL="0" distR="0" wp14:anchorId="35B4ED6D" wp14:editId="79052C7C">
            <wp:extent cx="5741161" cy="1935678"/>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1548" cy="1935808"/>
                    </a:xfrm>
                    <a:prstGeom prst="rect">
                      <a:avLst/>
                    </a:prstGeom>
                    <a:noFill/>
                  </pic:spPr>
                </pic:pic>
              </a:graphicData>
            </a:graphic>
          </wp:inline>
        </w:drawing>
      </w:r>
    </w:p>
    <w:p w:rsidR="00F120B5" w:rsidRDefault="007F43A3" w:rsidP="007F43A3">
      <w:pPr>
        <w:pStyle w:val="Lgende"/>
        <w:jc w:val="center"/>
      </w:pPr>
      <w:bookmarkStart w:id="106" w:name="_Toc465344420"/>
      <w:r>
        <w:t xml:space="preserve">Figure </w:t>
      </w:r>
      <w:fldSimple w:instr=" SEQ Figure \* ARABIC ">
        <w:r>
          <w:rPr>
            <w:noProof/>
          </w:rPr>
          <w:t>17</w:t>
        </w:r>
      </w:fldSimple>
      <w:r>
        <w:t xml:space="preserve"> : </w:t>
      </w:r>
      <w:r w:rsidRPr="00335EB9">
        <w:t>Score</w:t>
      </w:r>
      <w:r>
        <w:t>s</w:t>
      </w:r>
      <w:r w:rsidRPr="00335EB9">
        <w:t xml:space="preserve"> des </w:t>
      </w:r>
      <w:r>
        <w:t>différents algorithmes pour le temps de calcul</w:t>
      </w:r>
      <w:bookmarkEnd w:id="106"/>
    </w:p>
    <w:p w:rsidR="00F120B5" w:rsidRDefault="00F120B5" w:rsidP="00E2037E">
      <w:pPr>
        <w:jc w:val="both"/>
      </w:pPr>
    </w:p>
    <w:p w:rsidR="007F43A3" w:rsidRDefault="000D7118" w:rsidP="007F43A3">
      <w:pPr>
        <w:keepNext/>
        <w:jc w:val="center"/>
      </w:pPr>
      <w:r>
        <w:rPr>
          <w:noProof/>
          <w:lang w:eastAsia="fr-FR"/>
        </w:rPr>
        <w:drawing>
          <wp:inline distT="0" distB="0" distL="0" distR="0" wp14:anchorId="56889299" wp14:editId="506CD3AB">
            <wp:extent cx="4040249" cy="273399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663" cy="2732922"/>
                    </a:xfrm>
                    <a:prstGeom prst="rect">
                      <a:avLst/>
                    </a:prstGeom>
                    <a:noFill/>
                  </pic:spPr>
                </pic:pic>
              </a:graphicData>
            </a:graphic>
          </wp:inline>
        </w:drawing>
      </w:r>
    </w:p>
    <w:p w:rsidR="007F43A3" w:rsidRDefault="007F43A3" w:rsidP="007F43A3">
      <w:pPr>
        <w:pStyle w:val="Lgende"/>
        <w:jc w:val="center"/>
      </w:pPr>
      <w:bookmarkStart w:id="107" w:name="_Toc465344421"/>
      <w:r>
        <w:t xml:space="preserve">Figure </w:t>
      </w:r>
      <w:fldSimple w:instr=" SEQ Figure \* ARABIC ">
        <w:r>
          <w:rPr>
            <w:noProof/>
          </w:rPr>
          <w:t>18</w:t>
        </w:r>
      </w:fldSimple>
      <w:r>
        <w:t xml:space="preserve"> : Scores totaux des différents algorithmes</w:t>
      </w:r>
      <w:bookmarkEnd w:id="107"/>
    </w:p>
    <w:p w:rsidR="00F120B5" w:rsidRDefault="00F120B5" w:rsidP="00F120B5">
      <w:pPr>
        <w:jc w:val="center"/>
      </w:pPr>
    </w:p>
    <w:p w:rsidR="00C71EE2" w:rsidRDefault="00C42C3A" w:rsidP="00FF4CDF">
      <w:pPr>
        <w:ind w:firstLine="426"/>
        <w:jc w:val="both"/>
      </w:pPr>
      <w:r>
        <w:lastRenderedPageBreak/>
        <w:t xml:space="preserve">Le score total a été calculé en pondérant les sous totaux selon la manière suivante : </w:t>
      </w:r>
    </w:p>
    <w:p w:rsidR="00C42C3A" w:rsidRDefault="00C42C3A" w:rsidP="00043ECD">
      <w:pPr>
        <w:pStyle w:val="Paragraphedeliste"/>
        <w:numPr>
          <w:ilvl w:val="0"/>
          <w:numId w:val="35"/>
        </w:numPr>
        <w:jc w:val="both"/>
      </w:pPr>
      <w:r>
        <w:t>0.3 affecté au score de l’erreur quadratique moyenne, du coefficient de détermination. En effet, ces tests sont des bons indicateurs de précision des différents modèles.</w:t>
      </w:r>
    </w:p>
    <w:p w:rsidR="00C42C3A" w:rsidRDefault="00C42C3A" w:rsidP="00043ECD">
      <w:pPr>
        <w:pStyle w:val="Paragraphedeliste"/>
        <w:numPr>
          <w:ilvl w:val="0"/>
          <w:numId w:val="35"/>
        </w:numPr>
        <w:jc w:val="both"/>
      </w:pPr>
      <w:r>
        <w:t>0.3 affecté au temps de calcul. Le temps de calcul doit être court pour pouvoir exploit</w:t>
      </w:r>
      <w:r w:rsidR="00112B17">
        <w:t>er</w:t>
      </w:r>
      <w:r>
        <w:t xml:space="preserve"> des résultats rapidement, sans avoir à attendre plusieurs jours.</w:t>
      </w:r>
    </w:p>
    <w:p w:rsidR="00C42C3A" w:rsidRDefault="00C42C3A" w:rsidP="00043ECD">
      <w:pPr>
        <w:pStyle w:val="Paragraphedeliste"/>
        <w:numPr>
          <w:ilvl w:val="0"/>
          <w:numId w:val="35"/>
        </w:numPr>
        <w:jc w:val="both"/>
      </w:pPr>
      <w:r>
        <w:t xml:space="preserve">0.1 affecté à la fonction </w:t>
      </w:r>
      <w:proofErr w:type="gramStart"/>
      <w:r>
        <w:t>objectif</w:t>
      </w:r>
      <w:proofErr w:type="gramEnd"/>
      <w:r>
        <w:t>. Sa valeur doit être minimale</w:t>
      </w:r>
      <w:r w:rsidR="004F49D5">
        <w:t>.</w:t>
      </w:r>
      <w:bookmarkStart w:id="108" w:name="_GoBack"/>
      <w:bookmarkEnd w:id="108"/>
    </w:p>
    <w:p w:rsidR="007F43A3" w:rsidRDefault="00D459C8" w:rsidP="007F43A3">
      <w:pPr>
        <w:ind w:firstLine="426"/>
        <w:jc w:val="both"/>
      </w:pPr>
      <w:r>
        <w:t xml:space="preserve">Aux vues des premiers résultats, l’algorithme </w:t>
      </w:r>
      <w:r w:rsidR="00603DA2">
        <w:t>NLPQL</w:t>
      </w:r>
      <w:r>
        <w:t xml:space="preserve"> est privilégié, suivi de près par le </w:t>
      </w:r>
      <w:r w:rsidR="00603DA2">
        <w:t>GRG</w:t>
      </w:r>
      <w:r>
        <w:t>. Le SQP a certes un bon score mais est sujet à des crashs (l’algorithme peut rentrer dans une boucle infini puis planter) : il n’est donc pas retenu. En revanche, si le temps de calcul n’était pas pris en compte, un algorithme génétique serait alors privilégié</w:t>
      </w:r>
      <w:r w:rsidR="0046292C">
        <w:t xml:space="preserve">, le SAE étant un algorithme génétique modifié plus rapide ou une méthode hybride telle que l’algorithme Adaptive </w:t>
      </w:r>
      <w:proofErr w:type="spellStart"/>
      <w:r w:rsidR="0046292C">
        <w:t>Region</w:t>
      </w:r>
      <w:proofErr w:type="spellEnd"/>
      <w:r w:rsidR="0046292C">
        <w:t>.</w:t>
      </w:r>
    </w:p>
    <w:p w:rsidR="00863BD0" w:rsidRDefault="00863BD0" w:rsidP="007F43A3">
      <w:pPr>
        <w:ind w:firstLine="426"/>
        <w:jc w:val="both"/>
      </w:pPr>
      <w:r>
        <w:t xml:space="preserve">Cependant, en faisant le test statistique de </w:t>
      </w:r>
      <w:proofErr w:type="spellStart"/>
      <w:r>
        <w:t>Student</w:t>
      </w:r>
      <w:proofErr w:type="spellEnd"/>
      <w:r>
        <w:t xml:space="preserve"> sur l’ensemble des données optimisées par ces algorithmes, la plupart des modèles proposés pour B3 sont erronés. Comme il a été dit plus haut, les valeurs de B3 n’ont plus été prises en compte et la performance des algorithmes (tenant compte de B3 ou non) a été calculée puis comparée. Voici les résultats observés : </w:t>
      </w:r>
    </w:p>
    <w:p w:rsidR="007F43A3" w:rsidRDefault="001A744F" w:rsidP="007F43A3">
      <w:pPr>
        <w:keepNext/>
        <w:jc w:val="center"/>
      </w:pPr>
      <w:r>
        <w:rPr>
          <w:noProof/>
          <w:lang w:eastAsia="fr-FR"/>
        </w:rPr>
        <w:drawing>
          <wp:inline distT="0" distB="0" distL="0" distR="0" wp14:anchorId="69FB497C" wp14:editId="683F196C">
            <wp:extent cx="5557652" cy="2187057"/>
            <wp:effectExtent l="0" t="0" r="508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65139" cy="2190003"/>
                    </a:xfrm>
                    <a:prstGeom prst="rect">
                      <a:avLst/>
                    </a:prstGeom>
                    <a:noFill/>
                  </pic:spPr>
                </pic:pic>
              </a:graphicData>
            </a:graphic>
          </wp:inline>
        </w:drawing>
      </w:r>
    </w:p>
    <w:p w:rsidR="00863BD0" w:rsidRPr="00C71EE2" w:rsidRDefault="007F43A3" w:rsidP="007F43A3">
      <w:pPr>
        <w:pStyle w:val="Lgende"/>
        <w:jc w:val="center"/>
      </w:pPr>
      <w:bookmarkStart w:id="109" w:name="_Toc465344422"/>
      <w:r>
        <w:t xml:space="preserve">Figure </w:t>
      </w:r>
      <w:fldSimple w:instr=" SEQ Figure \* ARABIC ">
        <w:r>
          <w:rPr>
            <w:noProof/>
          </w:rPr>
          <w:t>19</w:t>
        </w:r>
      </w:fldSimple>
      <w:r>
        <w:t xml:space="preserve"> : Nouveaux s</w:t>
      </w:r>
      <w:r w:rsidRPr="003B389F">
        <w:t>core</w:t>
      </w:r>
      <w:r>
        <w:t>s</w:t>
      </w:r>
      <w:r w:rsidRPr="003B389F">
        <w:t xml:space="preserve"> des différents algorithmes pour l'Erreur Quadratique Moyenne</w:t>
      </w:r>
      <w:bookmarkEnd w:id="109"/>
    </w:p>
    <w:p w:rsidR="006F05F0" w:rsidRDefault="006F05F0" w:rsidP="006F05F0">
      <w:pPr>
        <w:jc w:val="both"/>
      </w:pPr>
    </w:p>
    <w:p w:rsidR="007F43A3" w:rsidRDefault="001A744F" w:rsidP="007F43A3">
      <w:pPr>
        <w:keepNext/>
        <w:jc w:val="center"/>
      </w:pPr>
      <w:r>
        <w:rPr>
          <w:noProof/>
          <w:lang w:eastAsia="fr-FR"/>
        </w:rPr>
        <w:drawing>
          <wp:inline distT="0" distB="0" distL="0" distR="0" wp14:anchorId="482C2776" wp14:editId="60F2C40A">
            <wp:extent cx="5557652" cy="2229972"/>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61356" cy="2231458"/>
                    </a:xfrm>
                    <a:prstGeom prst="rect">
                      <a:avLst/>
                    </a:prstGeom>
                    <a:noFill/>
                  </pic:spPr>
                </pic:pic>
              </a:graphicData>
            </a:graphic>
          </wp:inline>
        </w:drawing>
      </w:r>
    </w:p>
    <w:p w:rsidR="001A744F" w:rsidRDefault="007F43A3" w:rsidP="00C47F12">
      <w:pPr>
        <w:pStyle w:val="Lgende"/>
        <w:jc w:val="center"/>
      </w:pPr>
      <w:bookmarkStart w:id="110" w:name="_Toc465344423"/>
      <w:r>
        <w:t xml:space="preserve">Figure </w:t>
      </w:r>
      <w:fldSimple w:instr=" SEQ Figure \* ARABIC ">
        <w:r>
          <w:rPr>
            <w:noProof/>
          </w:rPr>
          <w:t>20</w:t>
        </w:r>
      </w:fldSimple>
      <w:r>
        <w:t xml:space="preserve"> : Nouveaux s</w:t>
      </w:r>
      <w:r w:rsidRPr="00D42182">
        <w:t>core</w:t>
      </w:r>
      <w:r>
        <w:t>s</w:t>
      </w:r>
      <w:r w:rsidRPr="00D42182">
        <w:t xml:space="preserve"> des différents algorithmes pour l</w:t>
      </w:r>
      <w:r>
        <w:t>e Coefficient de Détermination</w:t>
      </w:r>
      <w:bookmarkEnd w:id="110"/>
    </w:p>
    <w:p w:rsidR="007F43A3" w:rsidRDefault="001A744F" w:rsidP="007F43A3">
      <w:pPr>
        <w:keepNext/>
        <w:jc w:val="center"/>
      </w:pPr>
      <w:r>
        <w:rPr>
          <w:noProof/>
          <w:lang w:eastAsia="fr-FR"/>
        </w:rPr>
        <w:lastRenderedPageBreak/>
        <w:drawing>
          <wp:inline distT="0" distB="0" distL="0" distR="0" wp14:anchorId="2B9E0B13" wp14:editId="691BB496">
            <wp:extent cx="5557652" cy="2140650"/>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66151" cy="2143924"/>
                    </a:xfrm>
                    <a:prstGeom prst="rect">
                      <a:avLst/>
                    </a:prstGeom>
                    <a:noFill/>
                  </pic:spPr>
                </pic:pic>
              </a:graphicData>
            </a:graphic>
          </wp:inline>
        </w:drawing>
      </w:r>
    </w:p>
    <w:p w:rsidR="001A744F" w:rsidRDefault="007F43A3" w:rsidP="007F43A3">
      <w:pPr>
        <w:pStyle w:val="Lgende"/>
        <w:jc w:val="center"/>
      </w:pPr>
      <w:bookmarkStart w:id="111" w:name="_Toc465344424"/>
      <w:r>
        <w:t xml:space="preserve">Figure </w:t>
      </w:r>
      <w:fldSimple w:instr=" SEQ Figure \* ARABIC ">
        <w:r>
          <w:rPr>
            <w:noProof/>
          </w:rPr>
          <w:t>21</w:t>
        </w:r>
      </w:fldSimple>
      <w:r>
        <w:t xml:space="preserve"> : Nouveaux s</w:t>
      </w:r>
      <w:r w:rsidRPr="00436064">
        <w:t>core</w:t>
      </w:r>
      <w:r>
        <w:t>s</w:t>
      </w:r>
      <w:r w:rsidRPr="00436064">
        <w:t xml:space="preserve"> des différents algorithmes pour l</w:t>
      </w:r>
      <w:r>
        <w:t xml:space="preserve">a fonction </w:t>
      </w:r>
      <w:proofErr w:type="gramStart"/>
      <w:r>
        <w:t>objectif</w:t>
      </w:r>
      <w:bookmarkEnd w:id="111"/>
      <w:proofErr w:type="gramEnd"/>
    </w:p>
    <w:p w:rsidR="001A744F" w:rsidRDefault="001A744F" w:rsidP="001A744F"/>
    <w:p w:rsidR="007F43A3" w:rsidRDefault="001A744F" w:rsidP="007F43A3">
      <w:pPr>
        <w:keepNext/>
        <w:jc w:val="center"/>
      </w:pPr>
      <w:r>
        <w:rPr>
          <w:noProof/>
          <w:lang w:eastAsia="fr-FR"/>
        </w:rPr>
        <w:drawing>
          <wp:inline distT="0" distB="0" distL="0" distR="0" wp14:anchorId="265254E4" wp14:editId="3F8F7C74">
            <wp:extent cx="5557652" cy="2032809"/>
            <wp:effectExtent l="0" t="0" r="508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66622" cy="2036090"/>
                    </a:xfrm>
                    <a:prstGeom prst="rect">
                      <a:avLst/>
                    </a:prstGeom>
                    <a:noFill/>
                  </pic:spPr>
                </pic:pic>
              </a:graphicData>
            </a:graphic>
          </wp:inline>
        </w:drawing>
      </w:r>
    </w:p>
    <w:p w:rsidR="001A744F" w:rsidRDefault="007F43A3" w:rsidP="007F43A3">
      <w:pPr>
        <w:pStyle w:val="Lgende"/>
        <w:jc w:val="center"/>
      </w:pPr>
      <w:bookmarkStart w:id="112" w:name="_Toc465344425"/>
      <w:r>
        <w:t xml:space="preserve">Figure </w:t>
      </w:r>
      <w:fldSimple w:instr=" SEQ Figure \* ARABIC ">
        <w:r>
          <w:rPr>
            <w:noProof/>
          </w:rPr>
          <w:t>22</w:t>
        </w:r>
      </w:fldSimple>
      <w:r>
        <w:t xml:space="preserve"> : Nouveaux s</w:t>
      </w:r>
      <w:r w:rsidRPr="00D63BCD">
        <w:t>core</w:t>
      </w:r>
      <w:r>
        <w:t>s</w:t>
      </w:r>
      <w:r w:rsidRPr="00D63BCD">
        <w:t xml:space="preserve"> des différents algorithmes pour l</w:t>
      </w:r>
      <w:r>
        <w:t>e temps de calcul</w:t>
      </w:r>
      <w:bookmarkEnd w:id="112"/>
    </w:p>
    <w:p w:rsidR="001A744F" w:rsidRDefault="001A744F" w:rsidP="007757DD">
      <w:pPr>
        <w:jc w:val="both"/>
      </w:pPr>
    </w:p>
    <w:p w:rsidR="007F43A3" w:rsidRDefault="001A744F" w:rsidP="007F43A3">
      <w:pPr>
        <w:keepNext/>
        <w:jc w:val="center"/>
      </w:pPr>
      <w:r>
        <w:rPr>
          <w:noProof/>
          <w:lang w:eastAsia="fr-FR"/>
        </w:rPr>
        <w:drawing>
          <wp:inline distT="0" distB="0" distL="0" distR="0" wp14:anchorId="34D6677C" wp14:editId="204CCCDA">
            <wp:extent cx="3948559" cy="267194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0849" cy="2673498"/>
                    </a:xfrm>
                    <a:prstGeom prst="rect">
                      <a:avLst/>
                    </a:prstGeom>
                    <a:noFill/>
                  </pic:spPr>
                </pic:pic>
              </a:graphicData>
            </a:graphic>
          </wp:inline>
        </w:drawing>
      </w:r>
    </w:p>
    <w:p w:rsidR="001A744F" w:rsidRDefault="007F43A3" w:rsidP="007F43A3">
      <w:pPr>
        <w:pStyle w:val="Lgende"/>
        <w:jc w:val="center"/>
      </w:pPr>
      <w:bookmarkStart w:id="113" w:name="_Toc465344426"/>
      <w:r>
        <w:t xml:space="preserve">Figure </w:t>
      </w:r>
      <w:fldSimple w:instr=" SEQ Figure \* ARABIC ">
        <w:r>
          <w:rPr>
            <w:noProof/>
          </w:rPr>
          <w:t>23</w:t>
        </w:r>
      </w:fldSimple>
      <w:r>
        <w:t xml:space="preserve"> : Nouveaux scores totaux pour les algorithmes utilisés</w:t>
      </w:r>
      <w:bookmarkEnd w:id="113"/>
    </w:p>
    <w:p w:rsidR="00660DFA" w:rsidRDefault="005A0CA2" w:rsidP="00615CC8">
      <w:pPr>
        <w:ind w:firstLine="426"/>
        <w:jc w:val="both"/>
      </w:pPr>
      <w:r>
        <w:lastRenderedPageBreak/>
        <w:t>Cet histogramme de score montre que l’algorithme NLPQL est aussi précis que le GRG tout en ayant supprimé les valeurs aberrantes. Sa fonction objectif est plus faible et le calcule dure moins d’une heure. Globalement, il faut tout d’abord privilégier cet algorithme pour démarrer une optimisation. A l’aide de tests statistiques, le concepteur doit s’assurer de la validité des modèles</w:t>
      </w:r>
      <w:r w:rsidR="00F012A1">
        <w:t>. Si les tests ne sont pas bons, un algorithme stochastique peut être envisagé. En revanche, cette étude montre que les méthodes stochastiques ne sont pas les plus précises dans ce cas. Des tests complémentaires portés sur l’analyse des résidus peuvent également aider à départager deux méthodes en apparence similaires.</w:t>
      </w:r>
      <w:r w:rsidR="00006EE8">
        <w:t xml:space="preserve"> De plus, il est intéressant de voir qu’un modèle simplifié (seuls les facteurs prépondérants, déterminés par un plan d’expérience, sont pris en compte) reste performant par rapport aux autres. De plus, le temps d’optimisation est raccourci ce qui en fait la méthode la plus performante de ce classement. Cependant, il faut prendre en compte le temps de calcul nécessaire pour le plan d’expérience ce qui n’a pas été le cas dans ce classement.</w:t>
      </w:r>
      <w:r w:rsidR="00660DFA">
        <w:t xml:space="preserve"> A partir de ces résultats, il est possible d’établir une nouvelle méthode d’optimisation paramétrique présentée ci-après</w:t>
      </w:r>
      <w:r w:rsidR="00862AA3">
        <w:t xml:space="preserve"> et améliorée par rapport à la méthode présentée précédemment</w:t>
      </w:r>
      <w:r w:rsidR="00660DFA">
        <w:t> :</w:t>
      </w:r>
    </w:p>
    <w:p w:rsidR="0049752D" w:rsidRDefault="00704E6E" w:rsidP="0049752D">
      <w:pPr>
        <w:keepNext/>
        <w:jc w:val="center"/>
      </w:pPr>
      <w:r>
        <w:rPr>
          <w:noProof/>
          <w:lang w:eastAsia="fr-FR"/>
        </w:rPr>
        <w:drawing>
          <wp:inline distT="0" distB="0" distL="0" distR="0" wp14:anchorId="797F424E" wp14:editId="221F9AF5">
            <wp:extent cx="3778417" cy="5827594"/>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84198" cy="5836510"/>
                    </a:xfrm>
                    <a:prstGeom prst="rect">
                      <a:avLst/>
                    </a:prstGeom>
                    <a:noFill/>
                    <a:ln>
                      <a:noFill/>
                    </a:ln>
                  </pic:spPr>
                </pic:pic>
              </a:graphicData>
            </a:graphic>
          </wp:inline>
        </w:drawing>
      </w:r>
    </w:p>
    <w:p w:rsidR="004A38B1" w:rsidRDefault="0049752D" w:rsidP="00615CC8">
      <w:pPr>
        <w:pStyle w:val="Lgende"/>
        <w:jc w:val="center"/>
      </w:pPr>
      <w:bookmarkStart w:id="114" w:name="_Toc465344427"/>
      <w:r>
        <w:t xml:space="preserve">Figure </w:t>
      </w:r>
      <w:fldSimple w:instr=" SEQ Figure \* ARABIC ">
        <w:r w:rsidR="007F43A3">
          <w:rPr>
            <w:noProof/>
          </w:rPr>
          <w:t>24</w:t>
        </w:r>
      </w:fldSimple>
      <w:r>
        <w:t xml:space="preserve"> : Méthode d'optimisation finale</w:t>
      </w:r>
      <w:bookmarkEnd w:id="114"/>
      <w:r w:rsidR="004A38B1">
        <w:br w:type="page"/>
      </w:r>
    </w:p>
    <w:p w:rsidR="00660DFA" w:rsidRDefault="00BC20FA" w:rsidP="00BC20FA">
      <w:pPr>
        <w:pStyle w:val="Titre1"/>
      </w:pPr>
      <w:bookmarkStart w:id="115" w:name="_Toc465348431"/>
      <w:r>
        <w:lastRenderedPageBreak/>
        <w:t>Optimisation paramétrique/topologique d’un bouchon de lessive</w:t>
      </w:r>
      <w:bookmarkEnd w:id="115"/>
    </w:p>
    <w:p w:rsidR="00BC20FA" w:rsidRDefault="00BC20FA" w:rsidP="00A82EF5">
      <w:pPr>
        <w:pStyle w:val="Titre2"/>
        <w:numPr>
          <w:ilvl w:val="0"/>
          <w:numId w:val="56"/>
        </w:numPr>
      </w:pPr>
      <w:bookmarkStart w:id="116" w:name="_Toc465348432"/>
      <w:r>
        <w:t>Contexte</w:t>
      </w:r>
      <w:bookmarkEnd w:id="116"/>
    </w:p>
    <w:p w:rsidR="00BC20FA" w:rsidRDefault="00BC20FA" w:rsidP="001C39D3">
      <w:pPr>
        <w:ind w:firstLine="426"/>
        <w:jc w:val="both"/>
      </w:pPr>
      <w:r>
        <w:t>Dans le cadre de la réalisation d’un bouchon doseur fixé à une bouteille de lessive, le but est d’optimiser la géométrie afin de respecter les performances fixé</w:t>
      </w:r>
      <w:r w:rsidR="00F91499">
        <w:t>e</w:t>
      </w:r>
      <w:r>
        <w:t>s par le cahier des charges. Les propriétés du fluide étant fixé</w:t>
      </w:r>
      <w:r w:rsidR="00F91499">
        <w:t>e</w:t>
      </w:r>
      <w:r>
        <w:t xml:space="preserve">s, il faut ajuster des épaisseurs de zone de bouchon, des longueurs pour respecter les objectifs suivants : </w:t>
      </w:r>
    </w:p>
    <w:p w:rsidR="00BC20FA" w:rsidRDefault="003F67DE" w:rsidP="00043ECD">
      <w:pPr>
        <w:pStyle w:val="Paragraphedeliste"/>
        <w:numPr>
          <w:ilvl w:val="0"/>
          <w:numId w:val="36"/>
        </w:numPr>
        <w:jc w:val="both"/>
      </w:pPr>
      <w:r>
        <w:t>Un temps de dosage à minimiser (inférieur à 4s)</w:t>
      </w:r>
    </w:p>
    <w:p w:rsidR="003F67DE" w:rsidRDefault="003F67DE" w:rsidP="00043ECD">
      <w:pPr>
        <w:pStyle w:val="Paragraphedeliste"/>
        <w:numPr>
          <w:ilvl w:val="0"/>
          <w:numId w:val="36"/>
        </w:numPr>
        <w:jc w:val="both"/>
      </w:pPr>
      <w:r>
        <w:t>Un volume de dose à respecter (supérieur à 25mL)</w:t>
      </w:r>
    </w:p>
    <w:p w:rsidR="00DE5BC9" w:rsidRDefault="00DE5BC9" w:rsidP="00DE5BC9">
      <w:pPr>
        <w:ind w:firstLine="426"/>
        <w:jc w:val="both"/>
      </w:pPr>
      <w:r>
        <w:t>Le bouchon fonctionne à la manière d’un siphon. Trois trous sur la paroi permettent à la lessive de pénétrer dans le bouchon par différence de pression entre la bouteille et l’air extérieur. Le remplissage se termine lorsque la pression au bas de la bouteille est à la pression atmosphérique. Puis, la lessive coule en dehors du bouchon et ce dernier se vide par effet siphon. La phase de vidange s’arrête lorsque l’effet siphon est rompu.</w:t>
      </w:r>
    </w:p>
    <w:p w:rsidR="00DE5BC9" w:rsidRDefault="00DE5BC9" w:rsidP="00CE507F">
      <w:pPr>
        <w:keepNext/>
        <w:jc w:val="center"/>
      </w:pPr>
      <w:r>
        <w:rPr>
          <w:noProof/>
          <w:lang w:eastAsia="fr-FR"/>
        </w:rPr>
        <w:drawing>
          <wp:inline distT="0" distB="0" distL="0" distR="0" wp14:anchorId="7D66787A" wp14:editId="5F28EC23">
            <wp:extent cx="1097280" cy="2735935"/>
            <wp:effectExtent l="0" t="0" r="762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00794" cy="2744696"/>
                    </a:xfrm>
                    <a:prstGeom prst="rect">
                      <a:avLst/>
                    </a:prstGeom>
                    <a:noFill/>
                    <a:ln>
                      <a:noFill/>
                    </a:ln>
                  </pic:spPr>
                </pic:pic>
              </a:graphicData>
            </a:graphic>
          </wp:inline>
        </w:drawing>
      </w:r>
    </w:p>
    <w:p w:rsidR="00DE5BC9" w:rsidRDefault="00DE5BC9" w:rsidP="00CE507F">
      <w:pPr>
        <w:pStyle w:val="Lgende"/>
        <w:jc w:val="center"/>
      </w:pPr>
      <w:bookmarkStart w:id="117" w:name="_Toc465344428"/>
      <w:r>
        <w:t xml:space="preserve">Figure </w:t>
      </w:r>
      <w:fldSimple w:instr=" SEQ Figure \* ARABIC ">
        <w:r>
          <w:rPr>
            <w:noProof/>
          </w:rPr>
          <w:t>25</w:t>
        </w:r>
      </w:fldSimple>
      <w:r>
        <w:t xml:space="preserve"> : Géométrie du bouchon de lessive</w:t>
      </w:r>
      <w:bookmarkEnd w:id="117"/>
    </w:p>
    <w:p w:rsidR="003F67DE" w:rsidRDefault="001A2D71" w:rsidP="00FF4CDF">
      <w:pPr>
        <w:ind w:firstLine="426"/>
        <w:jc w:val="both"/>
      </w:pPr>
      <w:r>
        <w:t xml:space="preserve">Des tests sont actuellement en cours pour valider la première géométrie proposée par </w:t>
      </w:r>
      <w:proofErr w:type="spellStart"/>
      <w:r>
        <w:t>Ingeliance</w:t>
      </w:r>
      <w:proofErr w:type="spellEnd"/>
      <w:r>
        <w:t xml:space="preserve">. Cependant, aucune optimisation n’a été pratiquée sous ANSYS </w:t>
      </w:r>
      <w:proofErr w:type="spellStart"/>
      <w:r>
        <w:t>Workbench</w:t>
      </w:r>
      <w:proofErr w:type="spellEnd"/>
      <w:r>
        <w:t>/</w:t>
      </w:r>
      <w:r w:rsidR="00F91499">
        <w:t>Fluent</w:t>
      </w:r>
      <w:r>
        <w:t>. Le but est tout d’abord de voir s’il est possible de faire de l’optimisation avec ce logiciel et dans quelle mesure puis de l’appliquer à la géométrie du bouchon.</w:t>
      </w:r>
    </w:p>
    <w:p w:rsidR="001A2D71" w:rsidRDefault="001A2D71" w:rsidP="001A2D71"/>
    <w:p w:rsidR="001A2D71" w:rsidRDefault="001A2D71" w:rsidP="00043ECD">
      <w:pPr>
        <w:pStyle w:val="Titre2"/>
      </w:pPr>
      <w:bookmarkStart w:id="118" w:name="_Toc465348433"/>
      <w:r>
        <w:t>Traitement d’un cas test : conduite coudée</w:t>
      </w:r>
      <w:bookmarkEnd w:id="118"/>
    </w:p>
    <w:p w:rsidR="001A2D71" w:rsidRDefault="001A2D71" w:rsidP="00FF4CDF">
      <w:pPr>
        <w:ind w:firstLine="426"/>
        <w:jc w:val="both"/>
      </w:pPr>
      <w:r>
        <w:t xml:space="preserve">Pour faire une optimisation test, un cas simple a été choisi. A l’entrée d’une conduite coudée, de l’eau s’écoule à la vitesse de 1.5m/s. </w:t>
      </w:r>
      <w:r w:rsidR="00155F97">
        <w:t xml:space="preserve">La géométrie de la conduite va être optimisée afin de minimiser la pression d’entrée pour minimiser les pertes de charge. Les variables de conception sont le rayon de la conduite et le rayon de courbure du coude. </w:t>
      </w:r>
    </w:p>
    <w:p w:rsidR="0049752D" w:rsidRDefault="00155F97" w:rsidP="0049752D">
      <w:pPr>
        <w:keepNext/>
        <w:jc w:val="center"/>
      </w:pPr>
      <w:r w:rsidRPr="000B7727">
        <w:rPr>
          <w:noProof/>
          <w:lang w:eastAsia="fr-FR"/>
        </w:rPr>
        <w:lastRenderedPageBreak/>
        <w:drawing>
          <wp:inline distT="0" distB="0" distL="0" distR="0" wp14:anchorId="31885CC8" wp14:editId="575C2BD6">
            <wp:extent cx="3766782" cy="2915039"/>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2284" cy="2919297"/>
                    </a:xfrm>
                    <a:prstGeom prst="rect">
                      <a:avLst/>
                    </a:prstGeom>
                    <a:noFill/>
                    <a:ln>
                      <a:noFill/>
                    </a:ln>
                  </pic:spPr>
                </pic:pic>
              </a:graphicData>
            </a:graphic>
          </wp:inline>
        </w:drawing>
      </w:r>
    </w:p>
    <w:p w:rsidR="00155F97" w:rsidRDefault="0049752D" w:rsidP="0049752D">
      <w:pPr>
        <w:pStyle w:val="Lgende"/>
        <w:jc w:val="center"/>
      </w:pPr>
      <w:bookmarkStart w:id="119" w:name="_Toc465344429"/>
      <w:r>
        <w:t xml:space="preserve">Figure </w:t>
      </w:r>
      <w:fldSimple w:instr=" SEQ Figure \* ARABIC ">
        <w:r w:rsidR="00DE5BC9">
          <w:rPr>
            <w:noProof/>
          </w:rPr>
          <w:t>26</w:t>
        </w:r>
      </w:fldSimple>
      <w:r>
        <w:t xml:space="preserve"> : Géométrie de la conduite coudée réalisée sous ANSYS</w:t>
      </w:r>
      <w:bookmarkEnd w:id="119"/>
    </w:p>
    <w:p w:rsidR="00155F97" w:rsidRDefault="00155F97" w:rsidP="001C39D3">
      <w:pPr>
        <w:ind w:firstLine="426"/>
        <w:jc w:val="both"/>
      </w:pPr>
      <w:r>
        <w:t xml:space="preserve">Afin de limiter les temps de calcul et d’obtenir une géométrie satisfaisante, les variables de conception varieront entre 1 et 10 pouces. Après avoir vérifié que le calcul tourne bien sous </w:t>
      </w:r>
      <w:r w:rsidR="00F91499">
        <w:t>Fluent</w:t>
      </w:r>
      <w:r>
        <w:t>, il est pos</w:t>
      </w:r>
      <w:r w:rsidR="00E203A1">
        <w:t xml:space="preserve">sible de mettre en place sous </w:t>
      </w:r>
      <w:proofErr w:type="spellStart"/>
      <w:r w:rsidR="00E203A1">
        <w:t>W</w:t>
      </w:r>
      <w:r>
        <w:t>orkbench</w:t>
      </w:r>
      <w:proofErr w:type="spellEnd"/>
      <w:r>
        <w:t xml:space="preserve"> une routine d’optimisation décomposée en 3 étapes : </w:t>
      </w:r>
    </w:p>
    <w:p w:rsidR="00155F97" w:rsidRDefault="00155F97" w:rsidP="00043ECD">
      <w:pPr>
        <w:pStyle w:val="Paragraphedeliste"/>
        <w:numPr>
          <w:ilvl w:val="0"/>
          <w:numId w:val="37"/>
        </w:numPr>
        <w:jc w:val="both"/>
      </w:pPr>
      <w:r>
        <w:t>Génération d’un plan d’expérience qui balaye l’espace de solutions</w:t>
      </w:r>
    </w:p>
    <w:p w:rsidR="00155F97" w:rsidRDefault="00155F97" w:rsidP="00043ECD">
      <w:pPr>
        <w:pStyle w:val="Paragraphedeliste"/>
        <w:numPr>
          <w:ilvl w:val="0"/>
          <w:numId w:val="37"/>
        </w:numPr>
        <w:jc w:val="both"/>
      </w:pPr>
      <w:r>
        <w:t>Création d’une surface de réponse à partir des points calculés du plan d’expérience</w:t>
      </w:r>
    </w:p>
    <w:p w:rsidR="00155F97" w:rsidRDefault="00155F97" w:rsidP="00043ECD">
      <w:pPr>
        <w:pStyle w:val="Paragraphedeliste"/>
        <w:numPr>
          <w:ilvl w:val="0"/>
          <w:numId w:val="37"/>
        </w:numPr>
        <w:jc w:val="both"/>
      </w:pPr>
      <w:r>
        <w:t xml:space="preserve">Optimisation sur cette surface de réponse : recherche </w:t>
      </w:r>
      <w:proofErr w:type="gramStart"/>
      <w:r>
        <w:t>d’un</w:t>
      </w:r>
      <w:proofErr w:type="gramEnd"/>
      <w:r>
        <w:t xml:space="preserve"> min, d’un max, d’une cible, avec ou sans contrainte(s)</w:t>
      </w:r>
    </w:p>
    <w:p w:rsidR="0049752D" w:rsidRDefault="00283EA6" w:rsidP="0049752D">
      <w:pPr>
        <w:keepNext/>
        <w:jc w:val="center"/>
      </w:pPr>
      <w:r>
        <w:rPr>
          <w:noProof/>
          <w:lang w:eastAsia="fr-FR"/>
        </w:rPr>
        <w:drawing>
          <wp:inline distT="0" distB="0" distL="0" distR="0" wp14:anchorId="060AA004" wp14:editId="60A962D0">
            <wp:extent cx="2538484" cy="201936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50414" cy="2028854"/>
                    </a:xfrm>
                    <a:prstGeom prst="rect">
                      <a:avLst/>
                    </a:prstGeom>
                    <a:noFill/>
                    <a:ln>
                      <a:noFill/>
                    </a:ln>
                  </pic:spPr>
                </pic:pic>
              </a:graphicData>
            </a:graphic>
          </wp:inline>
        </w:drawing>
      </w:r>
    </w:p>
    <w:p w:rsidR="00155F97" w:rsidRDefault="0049752D" w:rsidP="0049752D">
      <w:pPr>
        <w:pStyle w:val="Lgende"/>
        <w:jc w:val="center"/>
      </w:pPr>
      <w:bookmarkStart w:id="120" w:name="_Toc465344430"/>
      <w:r>
        <w:t xml:space="preserve">Figure </w:t>
      </w:r>
      <w:fldSimple w:instr=" SEQ Figure \* ARABIC ">
        <w:r w:rsidR="00DE5BC9">
          <w:rPr>
            <w:noProof/>
          </w:rPr>
          <w:t>27</w:t>
        </w:r>
      </w:fldSimple>
      <w:r>
        <w:t xml:space="preserve"> : Surface de réponse générée lors de l'optimisation de la conduite coudée</w:t>
      </w:r>
      <w:bookmarkEnd w:id="120"/>
    </w:p>
    <w:p w:rsidR="00283EA6" w:rsidRDefault="00283EA6" w:rsidP="001C39D3">
      <w:pPr>
        <w:ind w:firstLine="426"/>
        <w:jc w:val="both"/>
      </w:pPr>
      <w:r>
        <w:t xml:space="preserve">Un algorithme de descente classique type NLPQL permet de déterminer le minimum de cette surface de réponse. Avec un rayon de conduite de 3.58in et une courbure de 10in, la pression d’entrée a diminué de 33.58%. Les résultats de pression et de vitesse sont comparés ci-dessous : </w:t>
      </w:r>
    </w:p>
    <w:p w:rsidR="001F581B" w:rsidRDefault="001F581B" w:rsidP="001F581B">
      <w:pPr>
        <w:keepNext/>
      </w:pPr>
      <w:r w:rsidRPr="001F581B">
        <w:rPr>
          <w:noProof/>
          <w:lang w:eastAsia="fr-FR"/>
        </w:rPr>
        <w:lastRenderedPageBreak/>
        <mc:AlternateContent>
          <mc:Choice Requires="wpg">
            <w:drawing>
              <wp:inline distT="0" distB="0" distL="0" distR="0" wp14:anchorId="5D40A997" wp14:editId="14B6F281">
                <wp:extent cx="5771407" cy="4346369"/>
                <wp:effectExtent l="0" t="0" r="1270" b="0"/>
                <wp:docPr id="29" name="Groupe 7"/>
                <wp:cNvGraphicFramePr/>
                <a:graphic xmlns:a="http://schemas.openxmlformats.org/drawingml/2006/main">
                  <a:graphicData uri="http://schemas.microsoft.com/office/word/2010/wordprocessingGroup">
                    <wpg:wgp>
                      <wpg:cNvGrpSpPr/>
                      <wpg:grpSpPr>
                        <a:xfrm>
                          <a:off x="0" y="0"/>
                          <a:ext cx="5771407" cy="4346369"/>
                          <a:chOff x="0" y="0"/>
                          <a:chExt cx="7739776" cy="5440630"/>
                        </a:xfrm>
                      </wpg:grpSpPr>
                      <pic:pic xmlns:pic="http://schemas.openxmlformats.org/drawingml/2006/picture">
                        <pic:nvPicPr>
                          <pic:cNvPr id="35" name="Image 35"/>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60440" cy="2808312"/>
                          </a:xfrm>
                          <a:prstGeom prst="rect">
                            <a:avLst/>
                          </a:prstGeom>
                          <a:noFill/>
                          <a:ln>
                            <a:noFill/>
                          </a:ln>
                        </pic:spPr>
                      </pic:pic>
                      <pic:pic xmlns:pic="http://schemas.openxmlformats.org/drawingml/2006/picture">
                        <pic:nvPicPr>
                          <pic:cNvPr id="36" name="Image 36"/>
                          <pic:cNvPicPr/>
                        </pic:nvPicPr>
                        <pic:blipFill>
                          <a:blip r:embed="rId44"/>
                          <a:stretch>
                            <a:fillRect/>
                          </a:stretch>
                        </pic:blipFill>
                        <pic:spPr>
                          <a:xfrm>
                            <a:off x="4032448" y="0"/>
                            <a:ext cx="3707328" cy="2808312"/>
                          </a:xfrm>
                          <a:prstGeom prst="rect">
                            <a:avLst/>
                          </a:prstGeom>
                        </pic:spPr>
                      </pic:pic>
                      <pic:pic xmlns:pic="http://schemas.openxmlformats.org/drawingml/2006/picture">
                        <pic:nvPicPr>
                          <pic:cNvPr id="37" name="Image 37"/>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2880320"/>
                            <a:ext cx="3960440" cy="2560310"/>
                          </a:xfrm>
                          <a:prstGeom prst="rect">
                            <a:avLst/>
                          </a:prstGeom>
                          <a:noFill/>
                          <a:ln>
                            <a:noFill/>
                          </a:ln>
                        </pic:spPr>
                      </pic:pic>
                      <pic:pic xmlns:pic="http://schemas.openxmlformats.org/drawingml/2006/picture">
                        <pic:nvPicPr>
                          <pic:cNvPr id="38" name="Image 38"/>
                          <pic:cNvPicPr/>
                        </pic:nvPicPr>
                        <pic:blipFill>
                          <a:blip r:embed="rId46"/>
                          <a:stretch>
                            <a:fillRect/>
                          </a:stretch>
                        </pic:blipFill>
                        <pic:spPr>
                          <a:xfrm>
                            <a:off x="4032448" y="2880320"/>
                            <a:ext cx="3707328" cy="2560310"/>
                          </a:xfrm>
                          <a:prstGeom prst="rect">
                            <a:avLst/>
                          </a:prstGeom>
                        </pic:spPr>
                      </pic:pic>
                    </wpg:wgp>
                  </a:graphicData>
                </a:graphic>
              </wp:inline>
            </w:drawing>
          </mc:Choice>
          <mc:Fallback>
            <w:pict>
              <v:group id="Groupe 7" o:spid="_x0000_s1026" style="width:454.45pt;height:342.25pt;mso-position-horizontal-relative:char;mso-position-vertical-relative:line" coordsize="77397,54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5" o:spid="_x0000_s1027" type="#_x0000_t75" style="position:absolute;width:39604;height:28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VnvPFAAAA2wAAAA8AAABkcnMvZG93bnJldi54bWxEj09rwkAUxO8Fv8PyhF6K2VRRJGYVKYiV&#10;HkpVPD+yL39I9m3MrjH203cLhR6HmfkNk24G04ieOldZVvAaxSCIM6srLhScT7vJEoTzyBoby6Tg&#10;QQ4269FTiom2d/6i/ugLESDsElRQet8mUrqsJIMusi1x8HLbGfRBdoXUHd4D3DRyGscLabDisFBi&#10;S28lZfXxZhTMa9aH8+lw+bDDi7su+nzffn8q9TwetisQngb/H/5rv2sFszn8fgk/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FZ7zxQAAANsAAAAPAAAAAAAAAAAAAAAA&#10;AJ8CAABkcnMvZG93bnJldi54bWxQSwUGAAAAAAQABAD3AAAAkQMAAAAA&#10;">
                  <v:imagedata r:id="rId47" o:title=""/>
                </v:shape>
                <v:shape id="Image 36" o:spid="_x0000_s1028" type="#_x0000_t75" style="position:absolute;left:40324;width:37073;height:28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I3sPDAAAA2wAAAA8AAABkcnMvZG93bnJldi54bWxEj0+LwjAUxO/CfofwFrxp6nYRrUZZBHFF&#10;L/7B86N5NsXmpTRRu376jSB4HGbmN8x03tpK3KjxpWMFg34Cgjh3uuRCwfGw7I1A+ICssXJMCv7I&#10;w3z20Zlipt2dd3Tbh0JECPsMFZgQ6kxKnxuy6PuuJo7e2TUWQ5RNIXWD9wi3lfxKkqG0WHJcMFjT&#10;wlB+2V+tgvH59BgNNnqR+lpur8v19yo1TqnuZ/szARGoDe/wq/2rFaRDeH6JP0DO/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gjew8MAAADbAAAADwAAAAAAAAAAAAAAAACf&#10;AgAAZHJzL2Rvd25yZXYueG1sUEsFBgAAAAAEAAQA9wAAAI8DAAAAAA==&#10;">
                  <v:imagedata r:id="rId48" o:title=""/>
                </v:shape>
                <v:shape id="Image 37" o:spid="_x0000_s1029" type="#_x0000_t75" style="position:absolute;top:28803;width:39604;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k0gXEAAAA2wAAAA8AAABkcnMvZG93bnJldi54bWxEj0uLwkAQhO+C/2FoYW86UfFBzCi7grAH&#10;WTG74LXJtHmY6QmZUeO/dxYEj0VVfUUlm87U4katKy0rGI8iEMSZ1SXnCv5+d8MlCOeRNdaWScGD&#10;HGzW/V6CsbZ3PtIt9bkIEHYxKii8b2IpXVaQQTeyDXHwzrY16INsc6lbvAe4qeUkiubSYMlhocCG&#10;tgVll/RqFMy749fCVun1MK72s+3pMTnvf4xSH4PucwXCU+ff4Vf7WyuYLuD/S/gBcv0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4k0gXEAAAA2wAAAA8AAAAAAAAAAAAAAAAA&#10;nwIAAGRycy9kb3ducmV2LnhtbFBLBQYAAAAABAAEAPcAAACQAwAAAAA=&#10;">
                  <v:imagedata r:id="rId49" o:title=""/>
                </v:shape>
                <v:shape id="Image 38" o:spid="_x0000_s1030" type="#_x0000_t75" style="position:absolute;left:40324;top:28803;width:37073;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7s77CAAAA2wAAAA8AAABkcnMvZG93bnJldi54bWxET01rwkAQvQv9D8sUetNNK0gbXcUWWgV7&#10;0NSLtzE7TdJmZ0N2NPHfuwfB4+N9zxa9q9WZ2lB5NvA8SkAR595WXBjY/3wOX0EFQbZYeyYDFwqw&#10;mD8MZpha3/GOzpkUKoZwSNFAKdKkWoe8JIdh5BviyP361qFE2BbattjFcFfrlySZaIcVx4YSG/oo&#10;Kf/PTs7Au8jWrv7G31+bZVEdNt1bf8zEmKfHfjkFJdTLXXxzr62BcRwbv8QfoO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O7O+wgAAANsAAAAPAAAAAAAAAAAAAAAAAJ8C&#10;AABkcnMvZG93bnJldi54bWxQSwUGAAAAAAQABAD3AAAAjgMAAAAA&#10;">
                  <v:imagedata r:id="rId50" o:title=""/>
                </v:shape>
                <w10:anchorlock/>
              </v:group>
            </w:pict>
          </mc:Fallback>
        </mc:AlternateContent>
      </w:r>
    </w:p>
    <w:p w:rsidR="0008635C" w:rsidRDefault="001F581B" w:rsidP="0008635C">
      <w:pPr>
        <w:pStyle w:val="Lgende"/>
        <w:spacing w:after="0"/>
        <w:jc w:val="center"/>
      </w:pPr>
      <w:bookmarkStart w:id="121" w:name="_Toc465344431"/>
      <w:r>
        <w:t xml:space="preserve">Figure </w:t>
      </w:r>
      <w:fldSimple w:instr=" SEQ Figure \* ARABIC ">
        <w:r w:rsidR="00DE5BC9">
          <w:rPr>
            <w:noProof/>
          </w:rPr>
          <w:t>28</w:t>
        </w:r>
      </w:fldSimple>
      <w:r>
        <w:t xml:space="preserve"> : Evolution de la géométrie du coude avant et après optimisation</w:t>
      </w:r>
      <w:bookmarkEnd w:id="121"/>
    </w:p>
    <w:p w:rsidR="0008635C" w:rsidRDefault="0008635C" w:rsidP="0008635C">
      <w:pPr>
        <w:pStyle w:val="Lgende"/>
        <w:spacing w:after="0"/>
        <w:jc w:val="center"/>
      </w:pPr>
      <w:r>
        <w:t>En haut : coloré selon la vitesse (m/s), max : 3.45 à g, 1.8 à d</w:t>
      </w:r>
    </w:p>
    <w:p w:rsidR="000D5868" w:rsidRPr="00590CF6" w:rsidRDefault="0008635C" w:rsidP="001F581B">
      <w:pPr>
        <w:pStyle w:val="Lgende"/>
        <w:jc w:val="center"/>
      </w:pPr>
      <w:r>
        <w:t>En bas : coloré selon la pression (Pa), max : 2540 à g, 755 à d</w:t>
      </w:r>
    </w:p>
    <w:p w:rsidR="00360A15" w:rsidRDefault="00360A15" w:rsidP="00360A15">
      <w:pPr>
        <w:jc w:val="both"/>
      </w:pPr>
    </w:p>
    <w:p w:rsidR="00DE5BC9" w:rsidRDefault="004660C1" w:rsidP="00360A15">
      <w:pPr>
        <w:ind w:firstLine="426"/>
        <w:jc w:val="both"/>
      </w:pPr>
      <w:r>
        <w:t xml:space="preserve">La routine d’’optimisation fonctionne sous </w:t>
      </w:r>
      <w:proofErr w:type="spellStart"/>
      <w:r w:rsidR="0030279E">
        <w:t>W</w:t>
      </w:r>
      <w:r>
        <w:t>orkbench</w:t>
      </w:r>
      <w:proofErr w:type="spellEnd"/>
      <w:r>
        <w:t>, il n’y</w:t>
      </w:r>
      <w:r w:rsidR="000D5868">
        <w:t xml:space="preserve"> </w:t>
      </w:r>
      <w:r>
        <w:t>a plus qu’à l’appliquer au bouchon de lessive.</w:t>
      </w:r>
      <w:r w:rsidR="000D5868">
        <w:t xml:space="preserve"> Cependant, l’optimisation ne fonctionne </w:t>
      </w:r>
      <w:r w:rsidR="00F91499">
        <w:t xml:space="preserve">que </w:t>
      </w:r>
      <w:r w:rsidR="000D5868">
        <w:t>lorsque l’écoulement est stationnaire. En effet, même lorsque le modèle est instationnaire, l’optimisation est incapable de définir pour quel</w:t>
      </w:r>
      <w:r w:rsidR="00F91499">
        <w:t>le</w:t>
      </w:r>
      <w:r w:rsidR="000D5868">
        <w:t xml:space="preserve"> vitesse d’écoulement l’objectif est au mieux rempli. Par défaut, il utilise à chaque itération la dernière vitesse calculée. Par la suite, toutes les applications seront stationnaires.</w:t>
      </w:r>
    </w:p>
    <w:p w:rsidR="004660C1" w:rsidRDefault="00DE5BC9" w:rsidP="00283EA6">
      <w:r>
        <w:br w:type="page"/>
      </w:r>
    </w:p>
    <w:p w:rsidR="004660C1" w:rsidRDefault="004660C1" w:rsidP="00043ECD">
      <w:pPr>
        <w:pStyle w:val="Titre2"/>
      </w:pPr>
      <w:bookmarkStart w:id="122" w:name="_Toc465348434"/>
      <w:r>
        <w:lastRenderedPageBreak/>
        <w:t>Application au bouchon de lessive</w:t>
      </w:r>
      <w:bookmarkEnd w:id="122"/>
    </w:p>
    <w:p w:rsidR="00EE52A6" w:rsidRDefault="00EE52A6" w:rsidP="001C39D3">
      <w:pPr>
        <w:ind w:firstLine="426"/>
        <w:jc w:val="both"/>
      </w:pPr>
      <w:r>
        <w:t>La géométrie du bouchon étant symétrique, il est pos</w:t>
      </w:r>
      <w:r w:rsidR="00D91B1E">
        <w:t xml:space="preserve">sible de simplifier le problème selon son axe. Ainsi, la configuration suivante est générée sous Design Modeler : </w:t>
      </w:r>
    </w:p>
    <w:p w:rsidR="0049752D" w:rsidRDefault="00D7209D" w:rsidP="0049752D">
      <w:pPr>
        <w:keepNext/>
        <w:jc w:val="center"/>
      </w:pPr>
      <w:r>
        <w:rPr>
          <w:noProof/>
          <w:lang w:eastAsia="fr-FR"/>
        </w:rPr>
        <w:drawing>
          <wp:inline distT="0" distB="0" distL="0" distR="0" wp14:anchorId="100B4CF9" wp14:editId="1C94B6A3">
            <wp:extent cx="3942608" cy="2333940"/>
            <wp:effectExtent l="0" t="0" r="127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61664" cy="2345221"/>
                    </a:xfrm>
                    <a:prstGeom prst="rect">
                      <a:avLst/>
                    </a:prstGeom>
                    <a:noFill/>
                    <a:ln>
                      <a:noFill/>
                    </a:ln>
                  </pic:spPr>
                </pic:pic>
              </a:graphicData>
            </a:graphic>
          </wp:inline>
        </w:drawing>
      </w:r>
    </w:p>
    <w:p w:rsidR="00D91B1E" w:rsidRDefault="0049752D" w:rsidP="0049752D">
      <w:pPr>
        <w:pStyle w:val="Lgende"/>
        <w:jc w:val="center"/>
      </w:pPr>
      <w:bookmarkStart w:id="123" w:name="_Toc465344432"/>
      <w:r>
        <w:t xml:space="preserve">Figure </w:t>
      </w:r>
      <w:fldSimple w:instr=" SEQ Figure \* ARABIC ">
        <w:r w:rsidR="007F43A3">
          <w:rPr>
            <w:noProof/>
          </w:rPr>
          <w:t>29</w:t>
        </w:r>
      </w:fldSimple>
      <w:r>
        <w:t xml:space="preserve"> : Visualisation sur la géométrie du bouchon des paramètres d'entré</w:t>
      </w:r>
      <w:r w:rsidR="00F91499">
        <w:t>e</w:t>
      </w:r>
      <w:r>
        <w:t xml:space="preserve"> de l'optimisation</w:t>
      </w:r>
      <w:bookmarkEnd w:id="123"/>
    </w:p>
    <w:p w:rsidR="00055D9B" w:rsidRDefault="00D91B1E" w:rsidP="00D7209D">
      <w:pPr>
        <w:ind w:firstLine="426"/>
        <w:jc w:val="both"/>
      </w:pPr>
      <w:r>
        <w:t xml:space="preserve">En fonctionnement normal, il existe deux phases dans le bouchon : une phase liquide qui correspond à la lessive et une phase gazeuse qui correspond à l’air présent dans le bouchon pour créer l’effet siphon. Afin de simplifier le problème, un écoulement exclusivement composé de lessive sera considéré pour procéder à l’optimisation. </w:t>
      </w:r>
      <w:r w:rsidR="001C39D3">
        <w:t>L’optimisation consiste donc à améliorer les performances de l’écoulement de lessive provoqué par une différence de pression imposée entre l’entrée de la lessive et la sortie du bouchon.</w:t>
      </w:r>
      <w:r w:rsidR="00D7209D">
        <w:t xml:space="preserve"> </w:t>
      </w:r>
      <w:r w:rsidR="00055D9B">
        <w:t>Les variables de conception sont le siphon gap</w:t>
      </w:r>
      <w:r w:rsidR="00D7209D">
        <w:t xml:space="preserve">, le </w:t>
      </w:r>
      <w:proofErr w:type="spellStart"/>
      <w:r w:rsidR="00D7209D">
        <w:t>venting</w:t>
      </w:r>
      <w:proofErr w:type="spellEnd"/>
      <w:r w:rsidR="00D7209D">
        <w:t xml:space="preserve"> pipe</w:t>
      </w:r>
      <w:r w:rsidR="00055D9B">
        <w:t xml:space="preserve"> et la longueur </w:t>
      </w:r>
      <w:r w:rsidR="00D7209D">
        <w:t xml:space="preserve">du tube. Les deux </w:t>
      </w:r>
      <w:r w:rsidR="00EF41E7">
        <w:t xml:space="preserve">premières </w:t>
      </w:r>
      <w:r w:rsidR="00D7209D">
        <w:t>variables sont lié</w:t>
      </w:r>
      <w:r w:rsidR="00EF41E7">
        <w:t>e</w:t>
      </w:r>
      <w:r w:rsidR="00D7209D">
        <w:t xml:space="preserve">s : augmenter l’une va faire diminuer l’autre car le bouchon a une limite de largeur. </w:t>
      </w:r>
      <w:r w:rsidR="00EF41E7">
        <w:t xml:space="preserve"> En revanche, la longueur du tube influe sur le débit en sortie du bouchon et est indépendante des deux premières. Même si une optimisation avec comme paramètres d’entrée le siphon gap et le </w:t>
      </w:r>
      <w:proofErr w:type="spellStart"/>
      <w:r w:rsidR="00EF41E7">
        <w:t>venting</w:t>
      </w:r>
      <w:proofErr w:type="spellEnd"/>
      <w:r w:rsidR="00EF41E7">
        <w:t xml:space="preserve"> pipe est envisageable, il para</w:t>
      </w:r>
      <w:r w:rsidR="00F91499">
        <w:t>î</w:t>
      </w:r>
      <w:r w:rsidR="00EF41E7">
        <w:t>t plus judicieux de faire une optimisation avec des paramètres indépendants en entrée.</w:t>
      </w:r>
      <w:r w:rsidR="00B11248">
        <w:t xml:space="preserve"> La même routine d’optimisation décrite ci-dessus</w:t>
      </w:r>
      <w:r w:rsidR="005172C5">
        <w:t xml:space="preserve"> est utilisée pour le bouchon de lessive.</w:t>
      </w:r>
    </w:p>
    <w:p w:rsidR="00EA0BC1" w:rsidRDefault="00EA0BC1" w:rsidP="00EA0BC1">
      <w:pPr>
        <w:pStyle w:val="Titre3"/>
        <w:numPr>
          <w:ilvl w:val="0"/>
          <w:numId w:val="57"/>
        </w:numPr>
      </w:pPr>
      <w:bookmarkStart w:id="124" w:name="_Toc465348435"/>
      <w:r>
        <w:t>Simplification de modèle</w:t>
      </w:r>
      <w:bookmarkEnd w:id="124"/>
    </w:p>
    <w:p w:rsidR="00EA0BC1" w:rsidRDefault="00EA0BC1" w:rsidP="00D7209D">
      <w:pPr>
        <w:ind w:firstLine="426"/>
        <w:jc w:val="both"/>
      </w:pPr>
      <w:r>
        <w:t xml:space="preserve">L’effet siphon est un phénomène assez complexe à modéliser. Le modèle initial, certes complet, présentait le désavantage de ne pas être adapté à l’optimisation du fait de son temps de convergence trop long. Il a donc fallu faire des choix afin de, dans un premier temps, réduire le temps de calcul pour une itération et d’adapter le calcul aux logiciels d’optimisation, à savoir </w:t>
      </w:r>
      <w:proofErr w:type="spellStart"/>
      <w:r>
        <w:t>Workbench</w:t>
      </w:r>
      <w:proofErr w:type="spellEnd"/>
      <w:r>
        <w:t xml:space="preserve"> et Python. Pour simplifier, seul le bouchon a été modélisé, sans la bouteille de lessive. Les différents modèles utilisés sont présentés ci-après, dans l’ordre chronologique : </w:t>
      </w:r>
    </w:p>
    <w:p w:rsidR="00EA0BC1" w:rsidRDefault="00B07F16" w:rsidP="00B07F16">
      <w:pPr>
        <w:pStyle w:val="Paragraphedeliste"/>
        <w:numPr>
          <w:ilvl w:val="0"/>
          <w:numId w:val="65"/>
        </w:numPr>
        <w:jc w:val="both"/>
      </w:pPr>
      <w:r>
        <w:t xml:space="preserve">Modèle monophasique, stationnaire, paramètres Siphon Gap et </w:t>
      </w:r>
      <w:proofErr w:type="spellStart"/>
      <w:r>
        <w:t>Venting</w:t>
      </w:r>
      <w:proofErr w:type="spellEnd"/>
      <w:r>
        <w:t xml:space="preserve"> Pipe, prise d’air fermée</w:t>
      </w:r>
    </w:p>
    <w:p w:rsidR="00B07F16" w:rsidRDefault="00B07F16" w:rsidP="00B07F16">
      <w:pPr>
        <w:pStyle w:val="Paragraphedeliste"/>
        <w:numPr>
          <w:ilvl w:val="0"/>
          <w:numId w:val="65"/>
        </w:numPr>
        <w:jc w:val="both"/>
      </w:pPr>
      <w:r>
        <w:t>Modèle monophasique, stationnaire, paramètres Siphon Gap et Longueur Tube, prise d’air fermée</w:t>
      </w:r>
    </w:p>
    <w:p w:rsidR="00B07F16" w:rsidRDefault="00B07F16" w:rsidP="00B07F16">
      <w:pPr>
        <w:pStyle w:val="Paragraphedeliste"/>
        <w:numPr>
          <w:ilvl w:val="0"/>
          <w:numId w:val="65"/>
        </w:numPr>
        <w:jc w:val="both"/>
      </w:pPr>
      <w:r>
        <w:t>Modèle monophasique, stationnaire, paramètres Siphon Gap et Longueur Tube, prise d’air ouverte</w:t>
      </w:r>
    </w:p>
    <w:p w:rsidR="00B07F16" w:rsidRDefault="00B07F16" w:rsidP="00B07F16">
      <w:pPr>
        <w:pStyle w:val="Paragraphedeliste"/>
        <w:numPr>
          <w:ilvl w:val="0"/>
          <w:numId w:val="65"/>
        </w:numPr>
        <w:jc w:val="both"/>
      </w:pPr>
      <w:r>
        <w:t xml:space="preserve">Modèle diphasique Volume of </w:t>
      </w:r>
      <w:proofErr w:type="spellStart"/>
      <w:r>
        <w:t>Fluid</w:t>
      </w:r>
      <w:proofErr w:type="spellEnd"/>
      <w:r>
        <w:t>, stationnaire, paramètres Siphon Gap et Longueur Tube, prise d’air ouverte</w:t>
      </w:r>
    </w:p>
    <w:p w:rsidR="00B07F16" w:rsidRDefault="00B07F16" w:rsidP="00B07F16">
      <w:pPr>
        <w:pStyle w:val="Paragraphedeliste"/>
        <w:numPr>
          <w:ilvl w:val="0"/>
          <w:numId w:val="65"/>
        </w:numPr>
        <w:jc w:val="both"/>
      </w:pPr>
      <w:r>
        <w:lastRenderedPageBreak/>
        <w:t xml:space="preserve">Modèle diphasique Volume of </w:t>
      </w:r>
      <w:proofErr w:type="spellStart"/>
      <w:r>
        <w:t>Fluid</w:t>
      </w:r>
      <w:proofErr w:type="spellEnd"/>
      <w:r>
        <w:t>, stationnaire, paramètres Siphon Gap et Longueur Tube, prise d’air fermée</w:t>
      </w:r>
    </w:p>
    <w:p w:rsidR="00B07F16" w:rsidRDefault="00B07F16" w:rsidP="00B07F16">
      <w:pPr>
        <w:pStyle w:val="Paragraphedeliste"/>
        <w:numPr>
          <w:ilvl w:val="0"/>
          <w:numId w:val="65"/>
        </w:numPr>
        <w:jc w:val="both"/>
      </w:pPr>
      <w:r>
        <w:t xml:space="preserve">Modèle diphasique Volume of </w:t>
      </w:r>
      <w:proofErr w:type="spellStart"/>
      <w:r>
        <w:t>Fluid</w:t>
      </w:r>
      <w:proofErr w:type="spellEnd"/>
      <w:r>
        <w:t>, instationnaire, paramètres Siphon Gap et Longueur Tube, prise d’air ouverte</w:t>
      </w:r>
    </w:p>
    <w:tbl>
      <w:tblPr>
        <w:tblW w:w="7151" w:type="dxa"/>
        <w:jc w:val="center"/>
        <w:tblInd w:w="55" w:type="dxa"/>
        <w:tblCellMar>
          <w:left w:w="70" w:type="dxa"/>
          <w:right w:w="70" w:type="dxa"/>
        </w:tblCellMar>
        <w:tblLook w:val="04A0" w:firstRow="1" w:lastRow="0" w:firstColumn="1" w:lastColumn="0" w:noHBand="0" w:noVBand="1"/>
      </w:tblPr>
      <w:tblGrid>
        <w:gridCol w:w="1521"/>
        <w:gridCol w:w="1900"/>
        <w:gridCol w:w="2500"/>
        <w:gridCol w:w="1340"/>
      </w:tblGrid>
      <w:tr w:rsidR="00B112FC" w:rsidRPr="00B112FC" w:rsidTr="00B112FC">
        <w:trPr>
          <w:trHeight w:val="300"/>
          <w:jc w:val="center"/>
        </w:trPr>
        <w:tc>
          <w:tcPr>
            <w:tcW w:w="1411" w:type="dxa"/>
            <w:tcBorders>
              <w:top w:val="nil"/>
              <w:left w:val="nil"/>
              <w:bottom w:val="single" w:sz="12" w:space="0" w:color="FFFFFF"/>
              <w:right w:val="single" w:sz="4" w:space="0" w:color="FFFFFF"/>
            </w:tcBorders>
            <w:shd w:val="clear" w:color="C0504D" w:fill="C0504D"/>
            <w:noWrap/>
            <w:vAlign w:val="bottom"/>
            <w:hideMark/>
          </w:tcPr>
          <w:p w:rsidR="00B112FC" w:rsidRPr="00B112FC" w:rsidRDefault="00B112FC" w:rsidP="00B112FC">
            <w:pPr>
              <w:spacing w:after="0" w:line="240" w:lineRule="auto"/>
              <w:rPr>
                <w:rFonts w:ascii="Calibri" w:eastAsia="Times New Roman" w:hAnsi="Calibri" w:cs="Times New Roman"/>
                <w:b/>
                <w:bCs/>
                <w:color w:val="FFFFFF"/>
                <w:lang w:eastAsia="fr-FR"/>
              </w:rPr>
            </w:pPr>
            <w:r w:rsidRPr="00B112FC">
              <w:rPr>
                <w:rFonts w:ascii="Calibri" w:eastAsia="Times New Roman" w:hAnsi="Calibri" w:cs="Times New Roman"/>
                <w:b/>
                <w:bCs/>
                <w:color w:val="FFFFFF"/>
                <w:lang w:eastAsia="fr-FR"/>
              </w:rPr>
              <w:t>Monophasique</w:t>
            </w:r>
          </w:p>
        </w:tc>
        <w:tc>
          <w:tcPr>
            <w:tcW w:w="1900" w:type="dxa"/>
            <w:tcBorders>
              <w:top w:val="nil"/>
              <w:left w:val="single" w:sz="4" w:space="0" w:color="FFFFFF"/>
              <w:bottom w:val="single" w:sz="12" w:space="0" w:color="FFFFFF"/>
              <w:right w:val="single" w:sz="4" w:space="0" w:color="FFFFFF"/>
            </w:tcBorders>
            <w:shd w:val="clear" w:color="C0504D" w:fill="C0504D"/>
            <w:noWrap/>
            <w:vAlign w:val="bottom"/>
            <w:hideMark/>
          </w:tcPr>
          <w:p w:rsidR="00B112FC" w:rsidRPr="00B112FC" w:rsidRDefault="00B112FC" w:rsidP="00B112FC">
            <w:pPr>
              <w:spacing w:after="0" w:line="240" w:lineRule="auto"/>
              <w:rPr>
                <w:rFonts w:ascii="Calibri" w:eastAsia="Times New Roman" w:hAnsi="Calibri" w:cs="Times New Roman"/>
                <w:b/>
                <w:bCs/>
                <w:color w:val="FFFFFF"/>
                <w:lang w:eastAsia="fr-FR"/>
              </w:rPr>
            </w:pPr>
            <w:r w:rsidRPr="00B112FC">
              <w:rPr>
                <w:rFonts w:ascii="Calibri" w:eastAsia="Times New Roman" w:hAnsi="Calibri" w:cs="Times New Roman"/>
                <w:b/>
                <w:bCs/>
                <w:color w:val="FFFFFF"/>
                <w:lang w:eastAsia="fr-FR"/>
              </w:rPr>
              <w:t>Stationnaire</w:t>
            </w:r>
          </w:p>
        </w:tc>
        <w:tc>
          <w:tcPr>
            <w:tcW w:w="2500" w:type="dxa"/>
            <w:tcBorders>
              <w:top w:val="nil"/>
              <w:left w:val="single" w:sz="4" w:space="0" w:color="FFFFFF"/>
              <w:bottom w:val="single" w:sz="12" w:space="0" w:color="FFFFFF"/>
              <w:right w:val="single" w:sz="4" w:space="0" w:color="FFFFFF"/>
            </w:tcBorders>
            <w:shd w:val="clear" w:color="C0504D" w:fill="C0504D"/>
            <w:noWrap/>
            <w:vAlign w:val="bottom"/>
            <w:hideMark/>
          </w:tcPr>
          <w:p w:rsidR="00B112FC" w:rsidRPr="00B112FC" w:rsidRDefault="00B112FC" w:rsidP="00B112FC">
            <w:pPr>
              <w:spacing w:after="0" w:line="240" w:lineRule="auto"/>
              <w:rPr>
                <w:rFonts w:ascii="Calibri" w:eastAsia="Times New Roman" w:hAnsi="Calibri" w:cs="Times New Roman"/>
                <w:b/>
                <w:bCs/>
                <w:color w:val="FFFFFF"/>
                <w:lang w:eastAsia="fr-FR"/>
              </w:rPr>
            </w:pPr>
            <w:r w:rsidRPr="00B112FC">
              <w:rPr>
                <w:rFonts w:ascii="Calibri" w:eastAsia="Times New Roman" w:hAnsi="Calibri" w:cs="Times New Roman"/>
                <w:b/>
                <w:bCs/>
                <w:color w:val="FFFFFF"/>
                <w:lang w:eastAsia="fr-FR"/>
              </w:rPr>
              <w:t>Paramètres</w:t>
            </w:r>
          </w:p>
        </w:tc>
        <w:tc>
          <w:tcPr>
            <w:tcW w:w="1340" w:type="dxa"/>
            <w:tcBorders>
              <w:top w:val="nil"/>
              <w:left w:val="single" w:sz="4" w:space="0" w:color="FFFFFF"/>
              <w:bottom w:val="single" w:sz="12" w:space="0" w:color="FFFFFF"/>
              <w:right w:val="nil"/>
            </w:tcBorders>
            <w:shd w:val="clear" w:color="C0504D" w:fill="C0504D"/>
            <w:noWrap/>
            <w:vAlign w:val="bottom"/>
            <w:hideMark/>
          </w:tcPr>
          <w:p w:rsidR="00B112FC" w:rsidRPr="00B112FC" w:rsidRDefault="00B112FC" w:rsidP="00B112FC">
            <w:pPr>
              <w:spacing w:after="0" w:line="240" w:lineRule="auto"/>
              <w:rPr>
                <w:rFonts w:ascii="Calibri" w:eastAsia="Times New Roman" w:hAnsi="Calibri" w:cs="Times New Roman"/>
                <w:b/>
                <w:bCs/>
                <w:color w:val="FFFFFF"/>
                <w:lang w:eastAsia="fr-FR"/>
              </w:rPr>
            </w:pPr>
            <w:r w:rsidRPr="00B112FC">
              <w:rPr>
                <w:rFonts w:ascii="Calibri" w:eastAsia="Times New Roman" w:hAnsi="Calibri" w:cs="Times New Roman"/>
                <w:b/>
                <w:bCs/>
                <w:color w:val="FFFFFF"/>
                <w:lang w:eastAsia="fr-FR"/>
              </w:rPr>
              <w:t>Prise d'air</w:t>
            </w:r>
          </w:p>
        </w:tc>
      </w:tr>
      <w:tr w:rsidR="00B112FC" w:rsidRPr="00B112FC" w:rsidTr="00B112FC">
        <w:trPr>
          <w:trHeight w:val="300"/>
          <w:jc w:val="center"/>
        </w:trPr>
        <w:tc>
          <w:tcPr>
            <w:tcW w:w="1411" w:type="dxa"/>
            <w:tcBorders>
              <w:top w:val="single" w:sz="4" w:space="0" w:color="FFFFFF"/>
              <w:left w:val="nil"/>
              <w:bottom w:val="single" w:sz="4" w:space="0" w:color="FFFFFF"/>
              <w:right w:val="single" w:sz="4" w:space="0" w:color="FFFFFF"/>
            </w:tcBorders>
            <w:shd w:val="clear" w:color="E6B8B7" w:fill="E6B8B7"/>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Oui</w:t>
            </w:r>
          </w:p>
        </w:tc>
        <w:tc>
          <w:tcPr>
            <w:tcW w:w="1900" w:type="dxa"/>
            <w:tcBorders>
              <w:top w:val="single" w:sz="4" w:space="0" w:color="FFFFFF"/>
              <w:left w:val="single" w:sz="4" w:space="0" w:color="FFFFFF"/>
              <w:bottom w:val="single" w:sz="4" w:space="0" w:color="FFFFFF"/>
              <w:right w:val="single" w:sz="4" w:space="0" w:color="FFFFFF"/>
            </w:tcBorders>
            <w:shd w:val="clear" w:color="E6B8B7" w:fill="E6B8B7"/>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Oui</w:t>
            </w:r>
          </w:p>
        </w:tc>
        <w:tc>
          <w:tcPr>
            <w:tcW w:w="2500" w:type="dxa"/>
            <w:tcBorders>
              <w:top w:val="single" w:sz="4" w:space="0" w:color="FFFFFF"/>
              <w:left w:val="single" w:sz="4" w:space="0" w:color="FFFFFF"/>
              <w:bottom w:val="single" w:sz="4" w:space="0" w:color="FFFFFF"/>
              <w:right w:val="single" w:sz="4" w:space="0" w:color="FFFFFF"/>
            </w:tcBorders>
            <w:shd w:val="clear" w:color="E6B8B7" w:fill="E6B8B7"/>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SG+VP</w:t>
            </w:r>
          </w:p>
        </w:tc>
        <w:tc>
          <w:tcPr>
            <w:tcW w:w="1340" w:type="dxa"/>
            <w:tcBorders>
              <w:top w:val="single" w:sz="4" w:space="0" w:color="FFFFFF"/>
              <w:left w:val="single" w:sz="4" w:space="0" w:color="FFFFFF"/>
              <w:bottom w:val="single" w:sz="4" w:space="0" w:color="FFFFFF"/>
              <w:right w:val="nil"/>
            </w:tcBorders>
            <w:shd w:val="clear" w:color="E6B8B7" w:fill="E6B8B7"/>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Fermée</w:t>
            </w:r>
          </w:p>
        </w:tc>
      </w:tr>
      <w:tr w:rsidR="00B112FC" w:rsidRPr="00B112FC" w:rsidTr="00B112FC">
        <w:trPr>
          <w:trHeight w:val="300"/>
          <w:jc w:val="center"/>
        </w:trPr>
        <w:tc>
          <w:tcPr>
            <w:tcW w:w="1411" w:type="dxa"/>
            <w:tcBorders>
              <w:top w:val="single" w:sz="4" w:space="0" w:color="FFFFFF"/>
              <w:left w:val="nil"/>
              <w:bottom w:val="single" w:sz="4" w:space="0" w:color="FFFFFF"/>
              <w:right w:val="single" w:sz="4" w:space="0" w:color="FFFFFF"/>
            </w:tcBorders>
            <w:shd w:val="clear" w:color="F2DCDB" w:fill="F2DCDB"/>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Oui</w:t>
            </w:r>
          </w:p>
        </w:tc>
        <w:tc>
          <w:tcPr>
            <w:tcW w:w="1900" w:type="dxa"/>
            <w:tcBorders>
              <w:top w:val="single" w:sz="4" w:space="0" w:color="FFFFFF"/>
              <w:left w:val="single" w:sz="4" w:space="0" w:color="FFFFFF"/>
              <w:bottom w:val="single" w:sz="4" w:space="0" w:color="FFFFFF"/>
              <w:right w:val="single" w:sz="4" w:space="0" w:color="FFFFFF"/>
            </w:tcBorders>
            <w:shd w:val="clear" w:color="F2DCDB" w:fill="F2DCDB"/>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Oui</w:t>
            </w:r>
          </w:p>
        </w:tc>
        <w:tc>
          <w:tcPr>
            <w:tcW w:w="2500" w:type="dxa"/>
            <w:tcBorders>
              <w:top w:val="single" w:sz="4" w:space="0" w:color="FFFFFF"/>
              <w:left w:val="single" w:sz="4" w:space="0" w:color="FFFFFF"/>
              <w:bottom w:val="single" w:sz="4" w:space="0" w:color="FFFFFF"/>
              <w:right w:val="single" w:sz="4" w:space="0" w:color="FFFFFF"/>
            </w:tcBorders>
            <w:shd w:val="clear" w:color="F2DCDB" w:fill="F2DCDB"/>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proofErr w:type="spellStart"/>
            <w:r w:rsidRPr="00B112FC">
              <w:rPr>
                <w:rFonts w:ascii="Calibri" w:eastAsia="Times New Roman" w:hAnsi="Calibri" w:cs="Times New Roman"/>
                <w:color w:val="000000"/>
                <w:lang w:eastAsia="fr-FR"/>
              </w:rPr>
              <w:t>SG+Longueur</w:t>
            </w:r>
            <w:proofErr w:type="spellEnd"/>
            <w:r w:rsidRPr="00B112FC">
              <w:rPr>
                <w:rFonts w:ascii="Calibri" w:eastAsia="Times New Roman" w:hAnsi="Calibri" w:cs="Times New Roman"/>
                <w:color w:val="000000"/>
                <w:lang w:eastAsia="fr-FR"/>
              </w:rPr>
              <w:t xml:space="preserve"> Tube</w:t>
            </w:r>
          </w:p>
        </w:tc>
        <w:tc>
          <w:tcPr>
            <w:tcW w:w="1340" w:type="dxa"/>
            <w:tcBorders>
              <w:top w:val="single" w:sz="4" w:space="0" w:color="FFFFFF"/>
              <w:left w:val="single" w:sz="4" w:space="0" w:color="FFFFFF"/>
              <w:bottom w:val="single" w:sz="4" w:space="0" w:color="FFFFFF"/>
              <w:right w:val="nil"/>
            </w:tcBorders>
            <w:shd w:val="clear" w:color="F2DCDB" w:fill="F2DCDB"/>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Fermée</w:t>
            </w:r>
          </w:p>
        </w:tc>
      </w:tr>
      <w:tr w:rsidR="00B112FC" w:rsidRPr="00B112FC" w:rsidTr="00B112FC">
        <w:trPr>
          <w:trHeight w:val="300"/>
          <w:jc w:val="center"/>
        </w:trPr>
        <w:tc>
          <w:tcPr>
            <w:tcW w:w="1411" w:type="dxa"/>
            <w:tcBorders>
              <w:top w:val="single" w:sz="4" w:space="0" w:color="FFFFFF"/>
              <w:left w:val="nil"/>
              <w:bottom w:val="single" w:sz="4" w:space="0" w:color="FFFFFF"/>
              <w:right w:val="single" w:sz="4" w:space="0" w:color="FFFFFF"/>
            </w:tcBorders>
            <w:shd w:val="clear" w:color="E6B8B7" w:fill="E6B8B7"/>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Oui</w:t>
            </w:r>
          </w:p>
        </w:tc>
        <w:tc>
          <w:tcPr>
            <w:tcW w:w="1900" w:type="dxa"/>
            <w:tcBorders>
              <w:top w:val="single" w:sz="4" w:space="0" w:color="FFFFFF"/>
              <w:left w:val="single" w:sz="4" w:space="0" w:color="FFFFFF"/>
              <w:bottom w:val="single" w:sz="4" w:space="0" w:color="FFFFFF"/>
              <w:right w:val="single" w:sz="4" w:space="0" w:color="FFFFFF"/>
            </w:tcBorders>
            <w:shd w:val="clear" w:color="E6B8B7" w:fill="E6B8B7"/>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Oui</w:t>
            </w:r>
          </w:p>
        </w:tc>
        <w:tc>
          <w:tcPr>
            <w:tcW w:w="2500" w:type="dxa"/>
            <w:tcBorders>
              <w:top w:val="single" w:sz="4" w:space="0" w:color="FFFFFF"/>
              <w:left w:val="single" w:sz="4" w:space="0" w:color="FFFFFF"/>
              <w:bottom w:val="single" w:sz="4" w:space="0" w:color="FFFFFF"/>
              <w:right w:val="single" w:sz="4" w:space="0" w:color="FFFFFF"/>
            </w:tcBorders>
            <w:shd w:val="clear" w:color="E6B8B7" w:fill="E6B8B7"/>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proofErr w:type="spellStart"/>
            <w:r w:rsidRPr="00B112FC">
              <w:rPr>
                <w:rFonts w:ascii="Calibri" w:eastAsia="Times New Roman" w:hAnsi="Calibri" w:cs="Times New Roman"/>
                <w:color w:val="000000"/>
                <w:lang w:eastAsia="fr-FR"/>
              </w:rPr>
              <w:t>SG+Longueur</w:t>
            </w:r>
            <w:proofErr w:type="spellEnd"/>
            <w:r w:rsidRPr="00B112FC">
              <w:rPr>
                <w:rFonts w:ascii="Calibri" w:eastAsia="Times New Roman" w:hAnsi="Calibri" w:cs="Times New Roman"/>
                <w:color w:val="000000"/>
                <w:lang w:eastAsia="fr-FR"/>
              </w:rPr>
              <w:t xml:space="preserve"> Tube</w:t>
            </w:r>
          </w:p>
        </w:tc>
        <w:tc>
          <w:tcPr>
            <w:tcW w:w="1340" w:type="dxa"/>
            <w:tcBorders>
              <w:top w:val="single" w:sz="4" w:space="0" w:color="FFFFFF"/>
              <w:left w:val="single" w:sz="4" w:space="0" w:color="FFFFFF"/>
              <w:bottom w:val="single" w:sz="4" w:space="0" w:color="FFFFFF"/>
              <w:right w:val="nil"/>
            </w:tcBorders>
            <w:shd w:val="clear" w:color="E6B8B7" w:fill="E6B8B7"/>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Ouverte</w:t>
            </w:r>
          </w:p>
        </w:tc>
      </w:tr>
      <w:tr w:rsidR="00B112FC" w:rsidRPr="00B112FC" w:rsidTr="00B112FC">
        <w:trPr>
          <w:trHeight w:val="300"/>
          <w:jc w:val="center"/>
        </w:trPr>
        <w:tc>
          <w:tcPr>
            <w:tcW w:w="1411" w:type="dxa"/>
            <w:tcBorders>
              <w:top w:val="single" w:sz="4" w:space="0" w:color="FFFFFF"/>
              <w:left w:val="nil"/>
              <w:bottom w:val="single" w:sz="4" w:space="0" w:color="FFFFFF"/>
              <w:right w:val="single" w:sz="4" w:space="0" w:color="FFFFFF"/>
            </w:tcBorders>
            <w:shd w:val="clear" w:color="F2DCDB" w:fill="F2DCDB"/>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Non</w:t>
            </w:r>
          </w:p>
        </w:tc>
        <w:tc>
          <w:tcPr>
            <w:tcW w:w="1900" w:type="dxa"/>
            <w:tcBorders>
              <w:top w:val="single" w:sz="4" w:space="0" w:color="FFFFFF"/>
              <w:left w:val="single" w:sz="4" w:space="0" w:color="FFFFFF"/>
              <w:bottom w:val="single" w:sz="4" w:space="0" w:color="FFFFFF"/>
              <w:right w:val="single" w:sz="4" w:space="0" w:color="FFFFFF"/>
            </w:tcBorders>
            <w:shd w:val="clear" w:color="F2DCDB" w:fill="F2DCDB"/>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Oui</w:t>
            </w:r>
          </w:p>
        </w:tc>
        <w:tc>
          <w:tcPr>
            <w:tcW w:w="2500" w:type="dxa"/>
            <w:tcBorders>
              <w:top w:val="single" w:sz="4" w:space="0" w:color="FFFFFF"/>
              <w:left w:val="single" w:sz="4" w:space="0" w:color="FFFFFF"/>
              <w:bottom w:val="single" w:sz="4" w:space="0" w:color="FFFFFF"/>
              <w:right w:val="single" w:sz="4" w:space="0" w:color="FFFFFF"/>
            </w:tcBorders>
            <w:shd w:val="clear" w:color="F2DCDB" w:fill="F2DCDB"/>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proofErr w:type="spellStart"/>
            <w:r w:rsidRPr="00B112FC">
              <w:rPr>
                <w:rFonts w:ascii="Calibri" w:eastAsia="Times New Roman" w:hAnsi="Calibri" w:cs="Times New Roman"/>
                <w:color w:val="000000"/>
                <w:lang w:eastAsia="fr-FR"/>
              </w:rPr>
              <w:t>SG+Longueur</w:t>
            </w:r>
            <w:proofErr w:type="spellEnd"/>
            <w:r w:rsidRPr="00B112FC">
              <w:rPr>
                <w:rFonts w:ascii="Calibri" w:eastAsia="Times New Roman" w:hAnsi="Calibri" w:cs="Times New Roman"/>
                <w:color w:val="000000"/>
                <w:lang w:eastAsia="fr-FR"/>
              </w:rPr>
              <w:t xml:space="preserve"> Tube</w:t>
            </w:r>
          </w:p>
        </w:tc>
        <w:tc>
          <w:tcPr>
            <w:tcW w:w="1340" w:type="dxa"/>
            <w:tcBorders>
              <w:top w:val="single" w:sz="4" w:space="0" w:color="FFFFFF"/>
              <w:left w:val="single" w:sz="4" w:space="0" w:color="FFFFFF"/>
              <w:bottom w:val="single" w:sz="4" w:space="0" w:color="FFFFFF"/>
              <w:right w:val="nil"/>
            </w:tcBorders>
            <w:shd w:val="clear" w:color="F2DCDB" w:fill="F2DCDB"/>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Ouverte</w:t>
            </w:r>
          </w:p>
        </w:tc>
      </w:tr>
      <w:tr w:rsidR="00B112FC" w:rsidRPr="00B112FC" w:rsidTr="00B112FC">
        <w:trPr>
          <w:trHeight w:val="300"/>
          <w:jc w:val="center"/>
        </w:trPr>
        <w:tc>
          <w:tcPr>
            <w:tcW w:w="1411" w:type="dxa"/>
            <w:tcBorders>
              <w:top w:val="single" w:sz="4" w:space="0" w:color="FFFFFF"/>
              <w:left w:val="nil"/>
              <w:bottom w:val="single" w:sz="4" w:space="0" w:color="FFFFFF"/>
              <w:right w:val="single" w:sz="4" w:space="0" w:color="FFFFFF"/>
            </w:tcBorders>
            <w:shd w:val="clear" w:color="E6B8B7" w:fill="E6B8B7"/>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Non</w:t>
            </w:r>
          </w:p>
        </w:tc>
        <w:tc>
          <w:tcPr>
            <w:tcW w:w="1900" w:type="dxa"/>
            <w:tcBorders>
              <w:top w:val="single" w:sz="4" w:space="0" w:color="FFFFFF"/>
              <w:left w:val="single" w:sz="4" w:space="0" w:color="FFFFFF"/>
              <w:bottom w:val="single" w:sz="4" w:space="0" w:color="FFFFFF"/>
              <w:right w:val="single" w:sz="4" w:space="0" w:color="FFFFFF"/>
            </w:tcBorders>
            <w:shd w:val="clear" w:color="E6B8B7" w:fill="E6B8B7"/>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Oui</w:t>
            </w:r>
          </w:p>
        </w:tc>
        <w:tc>
          <w:tcPr>
            <w:tcW w:w="2500" w:type="dxa"/>
            <w:tcBorders>
              <w:top w:val="single" w:sz="4" w:space="0" w:color="FFFFFF"/>
              <w:left w:val="single" w:sz="4" w:space="0" w:color="FFFFFF"/>
              <w:bottom w:val="single" w:sz="4" w:space="0" w:color="FFFFFF"/>
              <w:right w:val="single" w:sz="4" w:space="0" w:color="FFFFFF"/>
            </w:tcBorders>
            <w:shd w:val="clear" w:color="E6B8B7" w:fill="E6B8B7"/>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proofErr w:type="spellStart"/>
            <w:r w:rsidRPr="00B112FC">
              <w:rPr>
                <w:rFonts w:ascii="Calibri" w:eastAsia="Times New Roman" w:hAnsi="Calibri" w:cs="Times New Roman"/>
                <w:color w:val="000000"/>
                <w:lang w:eastAsia="fr-FR"/>
              </w:rPr>
              <w:t>SG+Longueur</w:t>
            </w:r>
            <w:proofErr w:type="spellEnd"/>
            <w:r w:rsidRPr="00B112FC">
              <w:rPr>
                <w:rFonts w:ascii="Calibri" w:eastAsia="Times New Roman" w:hAnsi="Calibri" w:cs="Times New Roman"/>
                <w:color w:val="000000"/>
                <w:lang w:eastAsia="fr-FR"/>
              </w:rPr>
              <w:t xml:space="preserve"> Tube</w:t>
            </w:r>
          </w:p>
        </w:tc>
        <w:tc>
          <w:tcPr>
            <w:tcW w:w="1340" w:type="dxa"/>
            <w:tcBorders>
              <w:top w:val="single" w:sz="4" w:space="0" w:color="FFFFFF"/>
              <w:left w:val="single" w:sz="4" w:space="0" w:color="FFFFFF"/>
              <w:bottom w:val="single" w:sz="4" w:space="0" w:color="FFFFFF"/>
              <w:right w:val="nil"/>
            </w:tcBorders>
            <w:shd w:val="clear" w:color="E6B8B7" w:fill="E6B8B7"/>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Fermée</w:t>
            </w:r>
          </w:p>
        </w:tc>
      </w:tr>
      <w:tr w:rsidR="00B112FC" w:rsidRPr="00B112FC" w:rsidTr="00B112FC">
        <w:trPr>
          <w:trHeight w:val="300"/>
          <w:jc w:val="center"/>
        </w:trPr>
        <w:tc>
          <w:tcPr>
            <w:tcW w:w="1411" w:type="dxa"/>
            <w:tcBorders>
              <w:top w:val="single" w:sz="4" w:space="0" w:color="FFFFFF"/>
              <w:left w:val="nil"/>
              <w:bottom w:val="nil"/>
              <w:right w:val="single" w:sz="4" w:space="0" w:color="FFFFFF"/>
            </w:tcBorders>
            <w:shd w:val="clear" w:color="F2DCDB" w:fill="F2DCDB"/>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Non</w:t>
            </w:r>
          </w:p>
        </w:tc>
        <w:tc>
          <w:tcPr>
            <w:tcW w:w="1900" w:type="dxa"/>
            <w:tcBorders>
              <w:top w:val="single" w:sz="4" w:space="0" w:color="FFFFFF"/>
              <w:left w:val="single" w:sz="4" w:space="0" w:color="FFFFFF"/>
              <w:bottom w:val="nil"/>
              <w:right w:val="single" w:sz="4" w:space="0" w:color="FFFFFF"/>
            </w:tcBorders>
            <w:shd w:val="clear" w:color="F2DCDB" w:fill="F2DCDB"/>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Non</w:t>
            </w:r>
          </w:p>
        </w:tc>
        <w:tc>
          <w:tcPr>
            <w:tcW w:w="2500" w:type="dxa"/>
            <w:tcBorders>
              <w:top w:val="single" w:sz="4" w:space="0" w:color="FFFFFF"/>
              <w:left w:val="single" w:sz="4" w:space="0" w:color="FFFFFF"/>
              <w:bottom w:val="nil"/>
              <w:right w:val="single" w:sz="4" w:space="0" w:color="FFFFFF"/>
            </w:tcBorders>
            <w:shd w:val="clear" w:color="F2DCDB" w:fill="F2DCDB"/>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proofErr w:type="spellStart"/>
            <w:r w:rsidRPr="00B112FC">
              <w:rPr>
                <w:rFonts w:ascii="Calibri" w:eastAsia="Times New Roman" w:hAnsi="Calibri" w:cs="Times New Roman"/>
                <w:color w:val="000000"/>
                <w:lang w:eastAsia="fr-FR"/>
              </w:rPr>
              <w:t>SG+Longueur</w:t>
            </w:r>
            <w:proofErr w:type="spellEnd"/>
            <w:r w:rsidRPr="00B112FC">
              <w:rPr>
                <w:rFonts w:ascii="Calibri" w:eastAsia="Times New Roman" w:hAnsi="Calibri" w:cs="Times New Roman"/>
                <w:color w:val="000000"/>
                <w:lang w:eastAsia="fr-FR"/>
              </w:rPr>
              <w:t xml:space="preserve"> Tube</w:t>
            </w:r>
          </w:p>
        </w:tc>
        <w:tc>
          <w:tcPr>
            <w:tcW w:w="1340" w:type="dxa"/>
            <w:tcBorders>
              <w:top w:val="single" w:sz="4" w:space="0" w:color="FFFFFF"/>
              <w:left w:val="single" w:sz="4" w:space="0" w:color="FFFFFF"/>
              <w:bottom w:val="nil"/>
              <w:right w:val="nil"/>
            </w:tcBorders>
            <w:shd w:val="clear" w:color="F2DCDB" w:fill="F2DCDB"/>
            <w:noWrap/>
            <w:vAlign w:val="center"/>
            <w:hideMark/>
          </w:tcPr>
          <w:p w:rsidR="00B112FC" w:rsidRPr="00B112FC" w:rsidRDefault="00B112FC" w:rsidP="00B112FC">
            <w:pPr>
              <w:spacing w:after="0" w:line="240" w:lineRule="auto"/>
              <w:jc w:val="center"/>
              <w:rPr>
                <w:rFonts w:ascii="Calibri" w:eastAsia="Times New Roman" w:hAnsi="Calibri" w:cs="Times New Roman"/>
                <w:color w:val="000000"/>
                <w:lang w:eastAsia="fr-FR"/>
              </w:rPr>
            </w:pPr>
            <w:r w:rsidRPr="00B112FC">
              <w:rPr>
                <w:rFonts w:ascii="Calibri" w:eastAsia="Times New Roman" w:hAnsi="Calibri" w:cs="Times New Roman"/>
                <w:color w:val="000000"/>
                <w:lang w:eastAsia="fr-FR"/>
              </w:rPr>
              <w:t>Ouverte</w:t>
            </w:r>
          </w:p>
        </w:tc>
      </w:tr>
    </w:tbl>
    <w:p w:rsidR="00B112FC" w:rsidRDefault="00B112FC" w:rsidP="00B112FC">
      <w:pPr>
        <w:jc w:val="center"/>
      </w:pPr>
    </w:p>
    <w:p w:rsidR="008F589B" w:rsidRDefault="00B112FC" w:rsidP="00A82EF5">
      <w:pPr>
        <w:pStyle w:val="Titre3"/>
        <w:numPr>
          <w:ilvl w:val="0"/>
          <w:numId w:val="57"/>
        </w:numPr>
      </w:pPr>
      <w:bookmarkStart w:id="125" w:name="_Toc465348436"/>
      <w:r>
        <w:t>Modèles monophasiques</w:t>
      </w:r>
      <w:bookmarkEnd w:id="125"/>
    </w:p>
    <w:p w:rsidR="005172C5" w:rsidRDefault="005172C5" w:rsidP="00D7209D">
      <w:pPr>
        <w:ind w:firstLine="426"/>
        <w:jc w:val="both"/>
      </w:pPr>
      <w:r>
        <w:t xml:space="preserve">Pour lancer une première boucle dont les paramètres d’entrée seront le siphon gap et le </w:t>
      </w:r>
      <w:proofErr w:type="spellStart"/>
      <w:r>
        <w:t>venting</w:t>
      </w:r>
      <w:proofErr w:type="spellEnd"/>
      <w:r>
        <w:t xml:space="preserve"> pipe, l’objectif sera de viser une valeur de débit volumique en sortie du bouchon : 25mL en 3s. Après un plan d’expérience, la surface de réponse est générée : </w:t>
      </w:r>
    </w:p>
    <w:p w:rsidR="0049752D" w:rsidRDefault="005172C5" w:rsidP="0049752D">
      <w:pPr>
        <w:keepNext/>
        <w:jc w:val="center"/>
      </w:pPr>
      <w:r>
        <w:rPr>
          <w:noProof/>
          <w:lang w:eastAsia="fr-FR"/>
        </w:rPr>
        <w:drawing>
          <wp:inline distT="0" distB="0" distL="0" distR="0" wp14:anchorId="102F5E50" wp14:editId="0441E767">
            <wp:extent cx="4848225" cy="2262184"/>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51663" cy="2263788"/>
                    </a:xfrm>
                    <a:prstGeom prst="rect">
                      <a:avLst/>
                    </a:prstGeom>
                  </pic:spPr>
                </pic:pic>
              </a:graphicData>
            </a:graphic>
          </wp:inline>
        </w:drawing>
      </w:r>
    </w:p>
    <w:p w:rsidR="005172C5" w:rsidRDefault="0049752D" w:rsidP="0049752D">
      <w:pPr>
        <w:pStyle w:val="Lgende"/>
        <w:jc w:val="center"/>
      </w:pPr>
      <w:bookmarkStart w:id="126" w:name="_Toc465344433"/>
      <w:r>
        <w:t xml:space="preserve">Figure </w:t>
      </w:r>
      <w:fldSimple w:instr=" SEQ Figure \* ARABIC ">
        <w:r w:rsidR="007F43A3">
          <w:rPr>
            <w:noProof/>
          </w:rPr>
          <w:t>30</w:t>
        </w:r>
      </w:fldSimple>
      <w:r>
        <w:t xml:space="preserve"> : Surface de réponse générée après une première optimisation sur le bouchon de lessive</w:t>
      </w:r>
      <w:bookmarkEnd w:id="126"/>
    </w:p>
    <w:p w:rsidR="006412B6" w:rsidRDefault="006412B6" w:rsidP="00554C90">
      <w:pPr>
        <w:ind w:firstLine="426"/>
        <w:jc w:val="both"/>
      </w:pPr>
      <w:r>
        <w:t>Un premier algorithme d’échantillonnage</w:t>
      </w:r>
      <w:r w:rsidR="0000714B">
        <w:t xml:space="preserve"> permet de balayer l’ensemble des solutions puis de raffiner les bornes des paramètres d’entrées pour obtenir des résultats plus précis lors d’une optimisation ultérieure. Les trois meilleurs résultats calculés par l’algorithme sont affichés.</w:t>
      </w:r>
    </w:p>
    <w:p w:rsidR="0000714B" w:rsidRDefault="0000714B" w:rsidP="0000714B">
      <w:pPr>
        <w:jc w:val="center"/>
      </w:pPr>
      <w:r>
        <w:rPr>
          <w:noProof/>
          <w:lang w:eastAsia="fr-FR"/>
        </w:rPr>
        <w:drawing>
          <wp:inline distT="0" distB="0" distL="0" distR="0" wp14:anchorId="6F5700B4" wp14:editId="77C2F29F">
            <wp:extent cx="5114925" cy="1975059"/>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13234" cy="1974406"/>
                    </a:xfrm>
                    <a:prstGeom prst="rect">
                      <a:avLst/>
                    </a:prstGeom>
                  </pic:spPr>
                </pic:pic>
              </a:graphicData>
            </a:graphic>
          </wp:inline>
        </w:drawing>
      </w:r>
    </w:p>
    <w:p w:rsidR="0049752D" w:rsidRDefault="0000714B" w:rsidP="0049752D">
      <w:pPr>
        <w:keepNext/>
        <w:jc w:val="center"/>
      </w:pPr>
      <w:r>
        <w:rPr>
          <w:noProof/>
          <w:lang w:eastAsia="fr-FR"/>
        </w:rPr>
        <w:lastRenderedPageBreak/>
        <w:drawing>
          <wp:inline distT="0" distB="0" distL="0" distR="0" wp14:anchorId="0CE2B9EC" wp14:editId="71034575">
            <wp:extent cx="5095875" cy="232960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04873" cy="2333719"/>
                    </a:xfrm>
                    <a:prstGeom prst="rect">
                      <a:avLst/>
                    </a:prstGeom>
                  </pic:spPr>
                </pic:pic>
              </a:graphicData>
            </a:graphic>
          </wp:inline>
        </w:drawing>
      </w:r>
    </w:p>
    <w:p w:rsidR="0000714B" w:rsidRDefault="0049752D" w:rsidP="0049752D">
      <w:pPr>
        <w:pStyle w:val="Lgende"/>
        <w:jc w:val="center"/>
      </w:pPr>
      <w:bookmarkStart w:id="127" w:name="_Toc465344434"/>
      <w:r>
        <w:t xml:space="preserve">Figure </w:t>
      </w:r>
      <w:fldSimple w:instr=" SEQ Figure \* ARABIC ">
        <w:r w:rsidR="007F43A3">
          <w:rPr>
            <w:noProof/>
          </w:rPr>
          <w:t>31</w:t>
        </w:r>
      </w:fldSimple>
      <w:r>
        <w:t>: Méthode d'échantillonnage pour rechercher une valeur cible</w:t>
      </w:r>
      <w:bookmarkEnd w:id="127"/>
    </w:p>
    <w:p w:rsidR="0000714B" w:rsidRDefault="0000714B" w:rsidP="0000714B">
      <w:pPr>
        <w:ind w:firstLine="426"/>
        <w:jc w:val="both"/>
      </w:pPr>
      <w:r>
        <w:t xml:space="preserve">Une fois les bornes raffinées, un algorithme de descente classique type NLPQL permet de rapidement converger vers une solution dont l’objectif est parfaitement rempli : </w:t>
      </w:r>
    </w:p>
    <w:p w:rsidR="0000714B" w:rsidRDefault="0000714B" w:rsidP="0000714B">
      <w:pPr>
        <w:jc w:val="center"/>
      </w:pPr>
      <w:r>
        <w:rPr>
          <w:noProof/>
          <w:lang w:eastAsia="fr-FR"/>
        </w:rPr>
        <w:drawing>
          <wp:inline distT="0" distB="0" distL="0" distR="0" wp14:anchorId="258C9896" wp14:editId="1DC6685E">
            <wp:extent cx="4924425" cy="87659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924425" cy="876599"/>
                    </a:xfrm>
                    <a:prstGeom prst="rect">
                      <a:avLst/>
                    </a:prstGeom>
                  </pic:spPr>
                </pic:pic>
              </a:graphicData>
            </a:graphic>
          </wp:inline>
        </w:drawing>
      </w:r>
    </w:p>
    <w:p w:rsidR="0049752D" w:rsidRDefault="0000714B" w:rsidP="0049752D">
      <w:pPr>
        <w:keepNext/>
        <w:jc w:val="center"/>
      </w:pPr>
      <w:r>
        <w:rPr>
          <w:noProof/>
          <w:lang w:eastAsia="fr-FR"/>
        </w:rPr>
        <w:drawing>
          <wp:inline distT="0" distB="0" distL="0" distR="0" wp14:anchorId="5F9EA8A0" wp14:editId="64B7F118">
            <wp:extent cx="5314950" cy="2430160"/>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13193" cy="2429357"/>
                    </a:xfrm>
                    <a:prstGeom prst="rect">
                      <a:avLst/>
                    </a:prstGeom>
                  </pic:spPr>
                </pic:pic>
              </a:graphicData>
            </a:graphic>
          </wp:inline>
        </w:drawing>
      </w:r>
    </w:p>
    <w:p w:rsidR="0000714B" w:rsidRDefault="0049752D" w:rsidP="0049752D">
      <w:pPr>
        <w:pStyle w:val="Lgende"/>
        <w:jc w:val="center"/>
      </w:pPr>
      <w:bookmarkStart w:id="128" w:name="_Toc465344435"/>
      <w:r>
        <w:t xml:space="preserve">Figure </w:t>
      </w:r>
      <w:fldSimple w:instr=" SEQ Figure \* ARABIC ">
        <w:r w:rsidR="007F43A3">
          <w:rPr>
            <w:noProof/>
          </w:rPr>
          <w:t>32</w:t>
        </w:r>
      </w:fldSimple>
      <w:r>
        <w:t xml:space="preserve"> : Convergence de la solution vers la valeur cible</w:t>
      </w:r>
      <w:bookmarkEnd w:id="128"/>
    </w:p>
    <w:p w:rsidR="008F589B" w:rsidRDefault="008F589B" w:rsidP="0000714B">
      <w:pPr>
        <w:jc w:val="center"/>
      </w:pPr>
      <w:r>
        <w:rPr>
          <w:noProof/>
          <w:lang w:eastAsia="fr-FR"/>
        </w:rPr>
        <w:drawing>
          <wp:inline distT="0" distB="0" distL="0" distR="0" wp14:anchorId="7FA8FFEE" wp14:editId="116F41FA">
            <wp:extent cx="5057775" cy="904371"/>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64476" cy="905569"/>
                    </a:xfrm>
                    <a:prstGeom prst="rect">
                      <a:avLst/>
                    </a:prstGeom>
                    <a:noFill/>
                    <a:ln>
                      <a:noFill/>
                    </a:ln>
                  </pic:spPr>
                </pic:pic>
              </a:graphicData>
            </a:graphic>
          </wp:inline>
        </w:drawing>
      </w:r>
    </w:p>
    <w:p w:rsidR="008F589B" w:rsidRDefault="008F589B" w:rsidP="008F589B">
      <w:pPr>
        <w:ind w:firstLine="426"/>
        <w:jc w:val="both"/>
      </w:pPr>
      <w:r>
        <w:t>En apparence,</w:t>
      </w:r>
      <w:r w:rsidR="007F477F">
        <w:t xml:space="preserve"> cette optimisation fonctionne. Cependant, i</w:t>
      </w:r>
      <w:r>
        <w:t>l faudrait rajouter d’autres objectifs sur le volume de liquide présent dans le tube par exemple</w:t>
      </w:r>
      <w:r w:rsidR="00753CFD">
        <w:t xml:space="preserve"> pour que les surfaces de réponses s’interceptent et diminuent l’espace de solution</w:t>
      </w:r>
      <w:r>
        <w:t>. De plus, il faudrait des paramètres d’entrée indépendants.</w:t>
      </w:r>
    </w:p>
    <w:p w:rsidR="008F589B" w:rsidRDefault="009F203F" w:rsidP="0038010D">
      <w:pPr>
        <w:ind w:firstLine="426"/>
        <w:jc w:val="both"/>
      </w:pPr>
      <w:r>
        <w:lastRenderedPageBreak/>
        <w:t xml:space="preserve">Les paramètres d’entrée sont le siphon gap et la longueur du tube, deux paramètres indépendants. </w:t>
      </w:r>
      <w:r w:rsidR="00D73AAE">
        <w:t>Un plan d’expérience à 6</w:t>
      </w:r>
      <w:r w:rsidR="00D70253">
        <w:t xml:space="preserve">0 points est lancé </w:t>
      </w:r>
      <w:r w:rsidR="0038010D">
        <w:t xml:space="preserve">(en faisant attention aux bornes afin que la géométrie soit toujours réalisable) </w:t>
      </w:r>
      <w:r w:rsidR="00D70253">
        <w:t>puis la surface de réponse est générée.</w:t>
      </w:r>
    </w:p>
    <w:p w:rsidR="004F519C" w:rsidRDefault="004F519C" w:rsidP="004F519C">
      <w:pPr>
        <w:keepNext/>
        <w:jc w:val="center"/>
      </w:pPr>
      <w:r>
        <w:rPr>
          <w:noProof/>
          <w:lang w:eastAsia="fr-FR"/>
        </w:rPr>
        <w:drawing>
          <wp:inline distT="0" distB="0" distL="0" distR="0" wp14:anchorId="7442D8AD" wp14:editId="437F6247">
            <wp:extent cx="3667472" cy="2351534"/>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68106" cy="2351941"/>
                    </a:xfrm>
                    <a:prstGeom prst="rect">
                      <a:avLst/>
                    </a:prstGeom>
                  </pic:spPr>
                </pic:pic>
              </a:graphicData>
            </a:graphic>
          </wp:inline>
        </w:drawing>
      </w:r>
    </w:p>
    <w:p w:rsidR="004F519C" w:rsidRDefault="004F519C" w:rsidP="004F519C">
      <w:pPr>
        <w:pStyle w:val="Lgende"/>
        <w:jc w:val="center"/>
      </w:pPr>
      <w:bookmarkStart w:id="129" w:name="_Toc465344436"/>
      <w:r>
        <w:t xml:space="preserve">Figure </w:t>
      </w:r>
      <w:fldSimple w:instr=" SEQ Figure \* ARABIC ">
        <w:r w:rsidR="007F43A3">
          <w:rPr>
            <w:noProof/>
          </w:rPr>
          <w:t>33</w:t>
        </w:r>
      </w:fldSimple>
      <w:r>
        <w:t xml:space="preserve"> : Lignes de courant dans le bouchon de lessive</w:t>
      </w:r>
      <w:bookmarkEnd w:id="129"/>
    </w:p>
    <w:p w:rsidR="004F519C" w:rsidRDefault="004F519C" w:rsidP="0008635C">
      <w:pPr>
        <w:ind w:firstLine="426"/>
        <w:jc w:val="both"/>
      </w:pPr>
      <w:r>
        <w:t xml:space="preserve">La différence de pression entre les injecteurs de lessive et la sortie génère l’écoulement ci-dessus (figure </w:t>
      </w:r>
      <w:r w:rsidR="0008635C">
        <w:t>33</w:t>
      </w:r>
      <w:r>
        <w:t xml:space="preserve">). Ainsi, une première optimisation consistant à cibler le débit volumique en sortie ainsi que le volume de lessive présent dans le bouchon permet d’obtenir une première configuration : SG=0,0021m et L=0,032m. Bien que la longueur du tube change peu, le SG a diminué d’environ 50% par rapport à la configuration de départ. Cette différence </w:t>
      </w:r>
      <w:r w:rsidR="00D20878">
        <w:t>s’explique par la différence d</w:t>
      </w:r>
      <w:r>
        <w:t>e configuration des modèles : dans le modèle initial, il y avait une prise d’air au sommet du bouchon qui permettait d’augmenter l’effet siphon</w:t>
      </w:r>
      <w:r w:rsidR="00D20878">
        <w:t> ; le siphon gap était plus large et l’objectif de débit volumique était respecté. Dans le modèle optimisé, la prise d’air a été remplacée par des parois. Afin de recaler les résultats par rapport au modèle initial, la prise d’air sera rouverte. De plus, l’ingénieur peut jouer sur les pressions d’entrée et de sortie afin de regarder l’évolution de la géométrie du bouchon.</w:t>
      </w:r>
    </w:p>
    <w:p w:rsidR="001B0604" w:rsidRDefault="001B0604" w:rsidP="001B0604">
      <w:pPr>
        <w:keepNext/>
        <w:jc w:val="center"/>
      </w:pPr>
      <w:r>
        <w:rPr>
          <w:noProof/>
          <w:lang w:eastAsia="fr-FR"/>
        </w:rPr>
        <w:drawing>
          <wp:inline distT="0" distB="0" distL="0" distR="0" wp14:anchorId="08EA1A2F" wp14:editId="17FB2F21">
            <wp:extent cx="3476981" cy="220980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87891" cy="2216734"/>
                    </a:xfrm>
                    <a:prstGeom prst="rect">
                      <a:avLst/>
                    </a:prstGeom>
                  </pic:spPr>
                </pic:pic>
              </a:graphicData>
            </a:graphic>
          </wp:inline>
        </w:drawing>
      </w:r>
    </w:p>
    <w:p w:rsidR="001C75CD" w:rsidRDefault="001B0604" w:rsidP="001B0604">
      <w:pPr>
        <w:pStyle w:val="Lgende"/>
        <w:jc w:val="center"/>
      </w:pPr>
      <w:bookmarkStart w:id="130" w:name="_Toc465344437"/>
      <w:r>
        <w:t xml:space="preserve">Figure </w:t>
      </w:r>
      <w:fldSimple w:instr=" SEQ Figure \* ARABIC ">
        <w:r w:rsidR="007F43A3">
          <w:rPr>
            <w:noProof/>
          </w:rPr>
          <w:t>34</w:t>
        </w:r>
      </w:fldSimple>
      <w:r>
        <w:t xml:space="preserve"> : Lignes de courant dans le bouchon de lessive avec une condition sur la prise d'air</w:t>
      </w:r>
      <w:bookmarkEnd w:id="130"/>
    </w:p>
    <w:p w:rsidR="00D20878" w:rsidRDefault="001B0604" w:rsidP="001B0604">
      <w:pPr>
        <w:ind w:firstLine="426"/>
        <w:jc w:val="both"/>
      </w:pPr>
      <w:r>
        <w:t>La différence de pression due à la prise d’air modifie radicalement l’écoulement : la quantité de lessive injectée par le troisième injecteur est quasiment totalement aspirée.</w:t>
      </w:r>
      <w:r w:rsidR="007171D6">
        <w:t xml:space="preserve"> Un objectif supplémentaire sera alors de minimiser le débit sortant par la prise d’air. </w:t>
      </w:r>
      <w:r w:rsidR="00281B10">
        <w:t xml:space="preserve">Cependant, le débit de </w:t>
      </w:r>
      <w:r w:rsidR="00281B10">
        <w:lastRenderedPageBreak/>
        <w:t xml:space="preserve">lessive sortant de la prise d’air est très important ce qui ne rend pas rentable la géométrie proposée. Il faut donc </w:t>
      </w:r>
      <w:r w:rsidR="00E91C14">
        <w:t>complètement</w:t>
      </w:r>
      <w:r w:rsidR="00281B10">
        <w:t xml:space="preserve"> changer le modèle pour mieux représenter l’effet siphon dans le bouchon.</w:t>
      </w:r>
    </w:p>
    <w:p w:rsidR="00B112FC" w:rsidRDefault="00B112FC" w:rsidP="001B0604">
      <w:pPr>
        <w:ind w:firstLine="426"/>
        <w:jc w:val="both"/>
      </w:pPr>
    </w:p>
    <w:p w:rsidR="00B112FC" w:rsidRDefault="00B112FC" w:rsidP="00B112FC">
      <w:pPr>
        <w:pStyle w:val="Titre3"/>
      </w:pPr>
      <w:bookmarkStart w:id="131" w:name="_Toc465348437"/>
      <w:r>
        <w:t>Modèles diphasiques</w:t>
      </w:r>
      <w:bookmarkEnd w:id="131"/>
    </w:p>
    <w:p w:rsidR="00E91C14" w:rsidRDefault="00E91C14" w:rsidP="001B0604">
      <w:pPr>
        <w:ind w:firstLine="426"/>
        <w:jc w:val="both"/>
      </w:pPr>
      <w:r>
        <w:t>Une solution de modèle diphasique (</w:t>
      </w:r>
      <w:proofErr w:type="spellStart"/>
      <w:r>
        <w:t>lessive+air</w:t>
      </w:r>
      <w:proofErr w:type="spellEnd"/>
      <w:r>
        <w:t>) est alors proposée. La différence de pression entre l’entrée et la sortie est toujours privilégiée. Pour éviter une recirculation au niveau de l’entrée de la lessive dans le bouchon causé</w:t>
      </w:r>
      <w:r w:rsidR="00D02F9E">
        <w:t>e</w:t>
      </w:r>
      <w:r>
        <w:t xml:space="preserve"> par un gradient de pression hydrostatique, une UDF (user </w:t>
      </w:r>
      <w:proofErr w:type="spellStart"/>
      <w:r>
        <w:t>defined</w:t>
      </w:r>
      <w:proofErr w:type="spellEnd"/>
      <w:r>
        <w:t xml:space="preserve"> </w:t>
      </w:r>
      <w:proofErr w:type="spellStart"/>
      <w:r>
        <w:t>function</w:t>
      </w:r>
      <w:proofErr w:type="spellEnd"/>
      <w:r>
        <w:t>) permet d’appliquer un profil de pression identique sur l’ensemble de l’</w:t>
      </w:r>
      <w:proofErr w:type="spellStart"/>
      <w:r>
        <w:t>inlet</w:t>
      </w:r>
      <w:proofErr w:type="spellEnd"/>
      <w:r>
        <w:t xml:space="preserve">. </w:t>
      </w:r>
      <w:r w:rsidR="006921ED">
        <w:t>Cependant, la prise d’air dans le bouchon a également dû être bouchée car une grande partie de la lessive dans le bouchon y était éjectée.</w:t>
      </w:r>
      <w:r w:rsidR="004268BD">
        <w:t xml:space="preserve"> Les résultats sont sensiblement les mêmes en optimisation qu’un modèle monophasique.</w:t>
      </w:r>
      <w:r w:rsidR="00C83638">
        <w:t xml:space="preserve"> La modélisation est toujours éloignée de la réalité.</w:t>
      </w:r>
    </w:p>
    <w:p w:rsidR="00134F93" w:rsidRDefault="00134F93" w:rsidP="001B0604">
      <w:pPr>
        <w:ind w:firstLine="426"/>
        <w:jc w:val="both"/>
      </w:pPr>
      <w:r>
        <w:t xml:space="preserve">La solution serait alors </w:t>
      </w:r>
      <w:r w:rsidR="00B07F16">
        <w:t>de rendre le modèle instationnaire pour appliquer une différence de pression entre l’entrée et la sortie qui varie temporellement. Il faut</w:t>
      </w:r>
      <w:r>
        <w:t xml:space="preserve"> créer un script Python</w:t>
      </w:r>
      <w:r w:rsidR="00CB0FC9">
        <w:t xml:space="preserve"> (disponible en annexe)</w:t>
      </w:r>
      <w:r>
        <w:t xml:space="preserve"> qui puisse modifier les paramètres d’entrée d’un modèle instationnaire en pression, modifier la géométrie en conséquence, remailler, initialiser et lancer le calcul puis écrire les paramètres de sortie dans un fichier texte. Puis, avec la librairie d’optimisation disponible sur Python, il est possible d’en déduire la configuration optimale qui remplirait les objectifs. </w:t>
      </w:r>
    </w:p>
    <w:p w:rsidR="0076678B" w:rsidRDefault="0076678B" w:rsidP="001B0604">
      <w:pPr>
        <w:ind w:firstLine="426"/>
        <w:jc w:val="both"/>
      </w:pPr>
      <w:r>
        <w:t xml:space="preserve">Pour cela, le modèle a été mis à jour : il est désormais instationnaire et a été mis au point afin que le calcul ne prenne pas trop de temps pour chaque itération d’optimisation. Puis, à partir de </w:t>
      </w:r>
      <w:proofErr w:type="spellStart"/>
      <w:r>
        <w:t>Workbench</w:t>
      </w:r>
      <w:proofErr w:type="spellEnd"/>
      <w:r>
        <w:t xml:space="preserve">, il est possible d’enregistrer les opérations exécutées sur la plateforme dans un journal. Les opérations effectuées sont les suivantes : </w:t>
      </w:r>
    </w:p>
    <w:p w:rsidR="0076678B" w:rsidRDefault="0076678B" w:rsidP="00043ECD">
      <w:pPr>
        <w:pStyle w:val="Paragraphedeliste"/>
        <w:numPr>
          <w:ilvl w:val="0"/>
          <w:numId w:val="38"/>
        </w:numPr>
        <w:jc w:val="both"/>
      </w:pPr>
      <w:r>
        <w:t>Modifier les paramètres d’entrée du modèle : le siphon gap et la longueur du tube</w:t>
      </w:r>
    </w:p>
    <w:p w:rsidR="0076678B" w:rsidRDefault="0076678B" w:rsidP="00043ECD">
      <w:pPr>
        <w:pStyle w:val="Paragraphedeliste"/>
        <w:numPr>
          <w:ilvl w:val="0"/>
          <w:numId w:val="38"/>
        </w:numPr>
        <w:jc w:val="both"/>
      </w:pPr>
      <w:r>
        <w:t>Mettre à jour la géométrie</w:t>
      </w:r>
    </w:p>
    <w:p w:rsidR="0076678B" w:rsidRDefault="0076678B" w:rsidP="00043ECD">
      <w:pPr>
        <w:pStyle w:val="Paragraphedeliste"/>
        <w:numPr>
          <w:ilvl w:val="0"/>
          <w:numId w:val="38"/>
        </w:numPr>
        <w:jc w:val="both"/>
      </w:pPr>
      <w:r>
        <w:t>Mettre à jour le maillage</w:t>
      </w:r>
    </w:p>
    <w:p w:rsidR="0076678B" w:rsidRDefault="0076678B" w:rsidP="00043ECD">
      <w:pPr>
        <w:pStyle w:val="Paragraphedeliste"/>
        <w:numPr>
          <w:ilvl w:val="0"/>
          <w:numId w:val="38"/>
        </w:numPr>
        <w:jc w:val="both"/>
      </w:pPr>
      <w:r>
        <w:t>Initialiser le calcul et répartir les phases (air/lessive) dans le bouchon</w:t>
      </w:r>
    </w:p>
    <w:p w:rsidR="0076678B" w:rsidRDefault="0076678B" w:rsidP="00043ECD">
      <w:pPr>
        <w:pStyle w:val="Paragraphedeliste"/>
        <w:numPr>
          <w:ilvl w:val="0"/>
          <w:numId w:val="38"/>
        </w:numPr>
        <w:jc w:val="both"/>
      </w:pPr>
      <w:r>
        <w:t>Lancer le calcul</w:t>
      </w:r>
    </w:p>
    <w:p w:rsidR="0076678B" w:rsidRDefault="0076678B" w:rsidP="00043ECD">
      <w:pPr>
        <w:pStyle w:val="Paragraphedeliste"/>
        <w:numPr>
          <w:ilvl w:val="0"/>
          <w:numId w:val="38"/>
        </w:numPr>
        <w:jc w:val="both"/>
      </w:pPr>
      <w:r>
        <w:t xml:space="preserve">Une fois le calcul terminé, sauver la configuration actuelle et fermer la fenêtre </w:t>
      </w:r>
      <w:proofErr w:type="spellStart"/>
      <w:r>
        <w:t>Workbench</w:t>
      </w:r>
      <w:proofErr w:type="spellEnd"/>
    </w:p>
    <w:p w:rsidR="0076678B" w:rsidRDefault="0076678B" w:rsidP="0076678B">
      <w:pPr>
        <w:ind w:firstLine="426"/>
        <w:jc w:val="both"/>
      </w:pPr>
      <w:r>
        <w:t xml:space="preserve">Un tel journal peut être lancé par un code python qui fonctionne de la manière suivante : </w:t>
      </w:r>
    </w:p>
    <w:p w:rsidR="0076678B" w:rsidRDefault="0076678B" w:rsidP="00043ECD">
      <w:pPr>
        <w:pStyle w:val="Paragraphedeliste"/>
        <w:numPr>
          <w:ilvl w:val="0"/>
          <w:numId w:val="39"/>
        </w:numPr>
        <w:jc w:val="both"/>
      </w:pPr>
      <w:r>
        <w:t xml:space="preserve">Une fonction de type </w:t>
      </w:r>
      <w:proofErr w:type="spellStart"/>
      <w:r>
        <w:t>write</w:t>
      </w:r>
      <w:proofErr w:type="spellEnd"/>
      <w:r>
        <w:t xml:space="preserve"> écrit un fichier d’entrée à partir des paramètres à optimiser. </w:t>
      </w:r>
      <w:r w:rsidRPr="0076678B">
        <w:t xml:space="preserve">Le fichier d'entrée est écrit à partir d'un fichier </w:t>
      </w:r>
      <w:r w:rsidR="00EA2BB1">
        <w:t>initial "</w:t>
      </w:r>
      <w:proofErr w:type="spellStart"/>
      <w:r w:rsidR="00EA2BB1">
        <w:t>template</w:t>
      </w:r>
      <w:proofErr w:type="spellEnd"/>
      <w:r w:rsidR="00EA2BB1">
        <w:t>"</w:t>
      </w:r>
      <w:r w:rsidRPr="0076678B">
        <w:t xml:space="preserve"> non modifié dont les valeurs des paramètres à optimiser sont des cha</w:t>
      </w:r>
      <w:r w:rsidR="00D02F9E">
        <w:t>î</w:t>
      </w:r>
      <w:r w:rsidRPr="0076678B">
        <w:t>nes de caractères qu'on remplace par les valeurs numériques issues du calcul d'optimisation.</w:t>
      </w:r>
    </w:p>
    <w:p w:rsidR="00EA2BB1" w:rsidRDefault="00EA2BB1" w:rsidP="00043ECD">
      <w:pPr>
        <w:pStyle w:val="Paragraphedeliste"/>
        <w:numPr>
          <w:ilvl w:val="0"/>
          <w:numId w:val="39"/>
        </w:numPr>
        <w:jc w:val="both"/>
      </w:pPr>
      <w:r>
        <w:t xml:space="preserve">Une fonction de type </w:t>
      </w:r>
      <w:proofErr w:type="spellStart"/>
      <w:r>
        <w:t>read</w:t>
      </w:r>
      <w:proofErr w:type="spellEnd"/>
      <w:r>
        <w:t xml:space="preserve"> lit les fichiers résultats générés par le calcul et extrait les valeurs souhaitées dans des dictionnaires</w:t>
      </w:r>
    </w:p>
    <w:p w:rsidR="00EA2BB1" w:rsidRDefault="00EA2BB1" w:rsidP="00043ECD">
      <w:pPr>
        <w:pStyle w:val="Paragraphedeliste"/>
        <w:numPr>
          <w:ilvl w:val="0"/>
          <w:numId w:val="39"/>
        </w:numPr>
        <w:jc w:val="both"/>
      </w:pPr>
      <w:r>
        <w:t xml:space="preserve">Une fonction de type </w:t>
      </w:r>
      <w:proofErr w:type="spellStart"/>
      <w:r>
        <w:t>launch</w:t>
      </w:r>
      <w:proofErr w:type="spellEnd"/>
      <w:r>
        <w:t xml:space="preserve"> permet de lancer l’exécutable de </w:t>
      </w:r>
      <w:proofErr w:type="spellStart"/>
      <w:r>
        <w:t>Workbench</w:t>
      </w:r>
      <w:proofErr w:type="spellEnd"/>
      <w:r>
        <w:t xml:space="preserve"> en batch et de lire le journal décrit précédemment</w:t>
      </w:r>
    </w:p>
    <w:p w:rsidR="00EA2BB1" w:rsidRDefault="00EA2BB1" w:rsidP="00043ECD">
      <w:pPr>
        <w:pStyle w:val="Paragraphedeliste"/>
        <w:numPr>
          <w:ilvl w:val="0"/>
          <w:numId w:val="39"/>
        </w:numPr>
        <w:jc w:val="both"/>
      </w:pPr>
      <w:r>
        <w:t>Une fonction de type update permet de mettre à jour les paramètres d’entrée du modèle en fonction des résultats de l’optimisation précédente</w:t>
      </w:r>
    </w:p>
    <w:p w:rsidR="00EA2BB1" w:rsidRDefault="00EA2BB1" w:rsidP="00043ECD">
      <w:pPr>
        <w:pStyle w:val="Paragraphedeliste"/>
        <w:numPr>
          <w:ilvl w:val="0"/>
          <w:numId w:val="39"/>
        </w:numPr>
        <w:jc w:val="both"/>
      </w:pPr>
      <w:r>
        <w:t xml:space="preserve">Une fonction de type </w:t>
      </w:r>
      <w:proofErr w:type="spellStart"/>
      <w:r>
        <w:t>optimize</w:t>
      </w:r>
      <w:proofErr w:type="spellEnd"/>
      <w:r>
        <w:t xml:space="preserve"> met à jour les fichiers d’entrée, lit les résultats de la simulation et </w:t>
      </w:r>
      <w:r w:rsidRPr="00EA2BB1">
        <w:t xml:space="preserve">calcule l'écart quadratique avec les différents paramètres à optimiser. Elle crée et met à jour </w:t>
      </w:r>
      <w:r>
        <w:t>un fichier de suivi</w:t>
      </w:r>
      <w:r w:rsidRPr="00EA2BB1">
        <w:t xml:space="preserve"> des différentes valeurs.</w:t>
      </w:r>
    </w:p>
    <w:p w:rsidR="00CB0FC9" w:rsidRDefault="00EA2BB1" w:rsidP="00CB0FC9">
      <w:pPr>
        <w:pStyle w:val="Paragraphedeliste"/>
        <w:numPr>
          <w:ilvl w:val="0"/>
          <w:numId w:val="39"/>
        </w:numPr>
        <w:jc w:val="both"/>
      </w:pPr>
      <w:r>
        <w:t>Une commande qui spécifie l’algorithme d’optimisation utilisé</w:t>
      </w:r>
    </w:p>
    <w:p w:rsidR="00CB0FC9" w:rsidRDefault="00CB0FC9">
      <w:r>
        <w:br w:type="page"/>
      </w:r>
    </w:p>
    <w:p w:rsidR="00CB0FC9" w:rsidRDefault="00CB0FC9" w:rsidP="00CB0FC9">
      <w:pPr>
        <w:ind w:firstLine="426"/>
        <w:jc w:val="both"/>
      </w:pPr>
      <w:r>
        <w:lastRenderedPageBreak/>
        <w:t>Une optimisation avec un algorithme de descente NLPQL a été lancée et</w:t>
      </w:r>
      <w:r w:rsidR="00D02F9E">
        <w:t>,</w:t>
      </w:r>
      <w:r>
        <w:t xml:space="preserve"> au bout de 40 heures et 87 itérations, les résultats suivants sont observés : </w:t>
      </w:r>
    </w:p>
    <w:p w:rsidR="00CB0FC9" w:rsidRDefault="00CB0FC9" w:rsidP="00B86218">
      <w:pPr>
        <w:jc w:val="center"/>
      </w:pPr>
      <w:r w:rsidRPr="00CB0FC9">
        <w:rPr>
          <w:noProof/>
          <w:lang w:eastAsia="fr-FR"/>
        </w:rPr>
        <w:drawing>
          <wp:inline distT="0" distB="0" distL="0" distR="0" wp14:anchorId="1A4BC55B" wp14:editId="67DEE8A8">
            <wp:extent cx="5343897" cy="3408218"/>
            <wp:effectExtent l="0" t="0" r="9525" b="20955"/>
            <wp:docPr id="39" name="Graphique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CB0FC9" w:rsidRDefault="00CB0FC9" w:rsidP="00CB0FC9">
      <w:pPr>
        <w:ind w:firstLine="426"/>
        <w:jc w:val="both"/>
      </w:pPr>
      <w:r>
        <w:t>Un minimum local a effectivement été atteint au bout de la 47</w:t>
      </w:r>
      <w:r w:rsidRPr="00CB0FC9">
        <w:rPr>
          <w:vertAlign w:val="superscript"/>
        </w:rPr>
        <w:t>ème</w:t>
      </w:r>
      <w:r>
        <w:t xml:space="preserve"> itération. Les objectifs ont été quasiment remplis puisque le bouchon délivre alors 24mL de lessive en 2.2s. Cependant, pour la configuration optimisée, le Siphon gap a augmenté de 50% par rapport à sa valeur nominale et la longueur du tube diminuée de 93%. Ces résultats sont donc à relativiser par rapport à la réalité puisque là aussi, des simplifications de modèle ont été opérées (modèle 2D axisymétrique, maillage plus grossier pour diminuer le temps de calcul, tension de surface pour limiter la diffusion, </w:t>
      </w:r>
      <w:r w:rsidR="00B86218">
        <w:t>absence d’angles de contact entre la lessive et la paroi).</w:t>
      </w:r>
    </w:p>
    <w:p w:rsidR="00B86218" w:rsidRDefault="00B86218" w:rsidP="00B86218">
      <w:pPr>
        <w:keepNext/>
        <w:jc w:val="both"/>
      </w:pPr>
      <w:r w:rsidRPr="00B86218">
        <w:rPr>
          <w:noProof/>
          <w:lang w:eastAsia="fr-FR"/>
        </w:rPr>
        <mc:AlternateContent>
          <mc:Choice Requires="wpg">
            <w:drawing>
              <wp:inline distT="0" distB="0" distL="0" distR="0" wp14:anchorId="6D906280" wp14:editId="571FB0CD">
                <wp:extent cx="5783283" cy="3099459"/>
                <wp:effectExtent l="0" t="0" r="8255" b="5715"/>
                <wp:docPr id="46" name="Groupe 2"/>
                <wp:cNvGraphicFramePr/>
                <a:graphic xmlns:a="http://schemas.openxmlformats.org/drawingml/2006/main">
                  <a:graphicData uri="http://schemas.microsoft.com/office/word/2010/wordprocessingGroup">
                    <wpg:wgp>
                      <wpg:cNvGrpSpPr/>
                      <wpg:grpSpPr>
                        <a:xfrm>
                          <a:off x="0" y="0"/>
                          <a:ext cx="5783283" cy="3099459"/>
                          <a:chOff x="0" y="0"/>
                          <a:chExt cx="6656785" cy="3357563"/>
                        </a:xfrm>
                      </wpg:grpSpPr>
                      <pic:pic xmlns:pic="http://schemas.openxmlformats.org/drawingml/2006/picture">
                        <pic:nvPicPr>
                          <pic:cNvPr id="48"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369073" y="0"/>
                            <a:ext cx="3287712" cy="3357563"/>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49"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1838" cy="3357563"/>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inline>
            </w:drawing>
          </mc:Choice>
          <mc:Fallback>
            <w:pict>
              <v:group id="Groupe 2" o:spid="_x0000_s1026" style="width:455.4pt;height:244.05pt;mso-position-horizontal-relative:char;mso-position-vertical-relative:line" coordsize="66567,33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">
                <v:shape id="Picture 3" o:spid="_x0000_s1027" type="#_x0000_t75" style="position:absolute;left:33690;width:32877;height:33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mIdnAAAAA2wAAAA8AAABkcnMvZG93bnJldi54bWxET91qwjAUvh/4DuEI3q2ps7rRGWU0CMKu&#10;Vn2AQ3PWFpuT2sRa395cDHb58f1v95PtxEiDbx0rWCYpCOLKmZZrBefT4fUDhA/IBjvHpOBBHva7&#10;2csWc+Pu/ENjGWoRQ9jnqKAJoc+l9FVDFn3ieuLI/brBYohwqKUZ8B7DbSff0nQjLbYcGxrsqWio&#10;upQ3q8C8Vysts+/1+tp2slhqrbOHVmoxn74+QQSawr/4z300CrI4Nn6JP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Yh2cAAAADbAAAADwAAAAAAAAAAAAAAAACfAgAA&#10;ZHJzL2Rvd25yZXYueG1sUEsFBgAAAAAEAAQA9wAAAIwDAAAAAA==&#10;" fillcolor="#5b9bd5 [3204]" strokecolor="black [3213]">
                  <v:imagedata r:id="rId63" o:title=""/>
                </v:shape>
                <v:shape id="Picture 4" o:spid="_x0000_s1028" type="#_x0000_t75" style="position:absolute;width:32718;height:33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8EKLEAAAA2wAAAA8AAABkcnMvZG93bnJldi54bWxEj0FrwkAUhO+F/oflFXqrG0upGl1FCi0W&#10;D8HoweMj+8wGs29D9qnpv+8KhR6HmfmGWawG36or9bEJbGA8ykARV8E2XBs47D9fpqCiIFtsA5OB&#10;H4qwWj4+LDC34cY7upZSqwThmKMBJ9LlWsfKkcc4Ch1x8k6h9yhJ9rW2Pd4S3Lf6NcvetceG04LD&#10;jj4cVefy4g1ssq9vdymLQioJk+l+vS2OemLM89OwnoMSGuQ//NfeWANvM7h/ST9AL3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48EKLEAAAA2wAAAA8AAAAAAAAAAAAAAAAA&#10;nwIAAGRycy9kb3ducmV2LnhtbFBLBQYAAAAABAAEAPcAAACQAwAAAAA=&#10;" fillcolor="#5b9bd5 [3204]" strokecolor="black [3213]">
                  <v:imagedata r:id="rId64" o:title=""/>
                </v:shape>
                <w10:anchorlock/>
              </v:group>
            </w:pict>
          </mc:Fallback>
        </mc:AlternateContent>
      </w:r>
    </w:p>
    <w:p w:rsidR="00B86218" w:rsidRDefault="00B86218" w:rsidP="00B86218">
      <w:pPr>
        <w:pStyle w:val="Lgende"/>
        <w:jc w:val="center"/>
      </w:pPr>
      <w:bookmarkStart w:id="132" w:name="_Toc465344438"/>
      <w:r>
        <w:t xml:space="preserve">Figure </w:t>
      </w:r>
      <w:fldSimple w:instr=" SEQ Figure \* ARABIC ">
        <w:r w:rsidR="007F43A3">
          <w:rPr>
            <w:noProof/>
          </w:rPr>
          <w:t>35</w:t>
        </w:r>
      </w:fldSimple>
      <w:r>
        <w:t xml:space="preserve"> : Configuration avant-après optimisation du bouchon</w:t>
      </w:r>
      <w:bookmarkEnd w:id="132"/>
    </w:p>
    <w:p w:rsidR="00B86218" w:rsidRDefault="00227D9C" w:rsidP="00CB0FC9">
      <w:pPr>
        <w:ind w:firstLine="426"/>
        <w:jc w:val="both"/>
      </w:pPr>
      <w:r>
        <w:lastRenderedPageBreak/>
        <w:t xml:space="preserve">Cependant, aux vues des points calculés au cours de l’optimisation et de la valeur de la fonction objectif pour chacun d’eux, il est possible de dire qu’une tendance se dégage de cette optimisation : </w:t>
      </w:r>
    </w:p>
    <w:p w:rsidR="00227D9C" w:rsidRDefault="00227D9C" w:rsidP="00227D9C">
      <w:pPr>
        <w:pStyle w:val="Paragraphedeliste"/>
        <w:numPr>
          <w:ilvl w:val="0"/>
          <w:numId w:val="64"/>
        </w:numPr>
        <w:jc w:val="both"/>
      </w:pPr>
      <w:r>
        <w:t>Augmentation du Siphon Gap</w:t>
      </w:r>
    </w:p>
    <w:p w:rsidR="00227D9C" w:rsidRDefault="00227D9C" w:rsidP="00227D9C">
      <w:pPr>
        <w:pStyle w:val="Paragraphedeliste"/>
        <w:numPr>
          <w:ilvl w:val="0"/>
          <w:numId w:val="64"/>
        </w:numPr>
        <w:jc w:val="both"/>
      </w:pPr>
      <w:r>
        <w:t>Diminution de la longueur du tube</w:t>
      </w:r>
    </w:p>
    <w:p w:rsidR="00227D9C" w:rsidRDefault="00227D9C" w:rsidP="00227D9C">
      <w:pPr>
        <w:keepNext/>
        <w:jc w:val="center"/>
      </w:pPr>
      <w:r w:rsidRPr="00227D9C">
        <w:rPr>
          <w:noProof/>
          <w:lang w:eastAsia="fr-FR"/>
        </w:rPr>
        <w:drawing>
          <wp:inline distT="0" distB="0" distL="0" distR="0" wp14:anchorId="75CE7C51" wp14:editId="0D841315">
            <wp:extent cx="5529926" cy="2505693"/>
            <wp:effectExtent l="0" t="0" r="0" b="9525"/>
            <wp:docPr id="57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1"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31067" cy="2506210"/>
                    </a:xfrm>
                    <a:prstGeom prst="rect">
                      <a:avLst/>
                    </a:prstGeom>
                    <a:noFill/>
                    <a:ln>
                      <a:noFill/>
                    </a:ln>
                    <a:extLst/>
                  </pic:spPr>
                </pic:pic>
              </a:graphicData>
            </a:graphic>
          </wp:inline>
        </w:drawing>
      </w:r>
    </w:p>
    <w:p w:rsidR="00227D9C" w:rsidRDefault="00227D9C" w:rsidP="00227D9C">
      <w:pPr>
        <w:pStyle w:val="Lgende"/>
        <w:jc w:val="center"/>
      </w:pPr>
      <w:bookmarkStart w:id="133" w:name="_Toc465344439"/>
      <w:r>
        <w:t xml:space="preserve">Figure </w:t>
      </w:r>
      <w:fldSimple w:instr=" SEQ Figure \* ARABIC ">
        <w:r w:rsidR="007F43A3">
          <w:rPr>
            <w:noProof/>
          </w:rPr>
          <w:t>36</w:t>
        </w:r>
      </w:fldSimple>
      <w:r>
        <w:t xml:space="preserve"> : Valeurs les plus basses de la fonction </w:t>
      </w:r>
      <w:proofErr w:type="gramStart"/>
      <w:r>
        <w:t>objectif</w:t>
      </w:r>
      <w:proofErr w:type="gramEnd"/>
      <w:r>
        <w:t xml:space="preserve"> en fonction du SG et de la longueur du tube</w:t>
      </w:r>
      <w:bookmarkEnd w:id="133"/>
    </w:p>
    <w:p w:rsidR="00227D9C" w:rsidRPr="00227D9C" w:rsidRDefault="00227D9C" w:rsidP="00A03F8D">
      <w:pPr>
        <w:ind w:firstLine="426"/>
        <w:jc w:val="both"/>
      </w:pPr>
      <w:r>
        <w:t>La mise en place d’une boucle d’optimisation Python couplée avec un logiciel de calcul fournit des résultats assez satisfaisants. Cette boucle s’adapte à de nombreux logiciels (</w:t>
      </w:r>
      <w:r w:rsidRPr="00227D9C">
        <w:t xml:space="preserve">ANSYS, NX/Marc, </w:t>
      </w:r>
      <w:proofErr w:type="spellStart"/>
      <w:r w:rsidRPr="00227D9C">
        <w:t>Nastran</w:t>
      </w:r>
      <w:proofErr w:type="spellEnd"/>
      <w:r w:rsidRPr="00227D9C">
        <w:t>…</w:t>
      </w:r>
      <w:r>
        <w:t xml:space="preserve">), fonctionne pour tout type de calcul et Python dispose d’une très grande bibliothèque d’algorithmes d’optimisation, dont ceux </w:t>
      </w:r>
      <w:r w:rsidR="00A03F8D">
        <w:t>qui ont été identifiés comme les plus performants lors de la première partie. Cependant, le plus grand problème, inhérent à n’importe quelle boucle d’optimisation, reste le temps. Cette méthode demandant un certain nombre d’itération</w:t>
      </w:r>
      <w:r w:rsidR="00D02F9E">
        <w:t>s</w:t>
      </w:r>
      <w:r w:rsidR="00A03F8D">
        <w:t>, l’utilisateur doit parfois recourir à des simplifications de modèle inévitables pour réduire le temps de calcul.</w:t>
      </w:r>
    </w:p>
    <w:p w:rsidR="002F2D75" w:rsidRDefault="002F2D75" w:rsidP="001A2D71">
      <w:r>
        <w:br w:type="page"/>
      </w:r>
    </w:p>
    <w:p w:rsidR="002F2D75" w:rsidRDefault="002F2D75" w:rsidP="002F2D75">
      <w:pPr>
        <w:pStyle w:val="Titre1"/>
      </w:pPr>
      <w:bookmarkStart w:id="134" w:name="_Toc465348438"/>
      <w:r>
        <w:lastRenderedPageBreak/>
        <w:t>Conclusion</w:t>
      </w:r>
      <w:bookmarkEnd w:id="134"/>
    </w:p>
    <w:p w:rsidR="00DF5FEC" w:rsidRDefault="00DF5FEC" w:rsidP="00DF5FEC">
      <w:pPr>
        <w:ind w:firstLine="426"/>
        <w:jc w:val="both"/>
        <w:rPr>
          <w:lang w:eastAsia="x-none"/>
        </w:rPr>
      </w:pPr>
      <w:r>
        <w:rPr>
          <w:lang w:eastAsia="x-none"/>
        </w:rPr>
        <w:t xml:space="preserve">A travers ce projet de fin d’études réalisé chez </w:t>
      </w:r>
      <w:proofErr w:type="spellStart"/>
      <w:r>
        <w:rPr>
          <w:lang w:eastAsia="x-none"/>
        </w:rPr>
        <w:t>Ingeliance</w:t>
      </w:r>
      <w:proofErr w:type="spellEnd"/>
      <w:r>
        <w:rPr>
          <w:lang w:eastAsia="x-none"/>
        </w:rPr>
        <w:t xml:space="preserve"> Technologies, une partie des méthodes d’optimisation paramétrique en simulation numérique a pu être étudiée. Des recherches bibliographiques ont mis en évidence des algorithmes d’optimisation efficaces pour la résolution de problèmes variés. Après avoir démontré les avantages et les inconvénients de chaque algorithme, un premier cas industriel sur un calcul thermomécanique a permis d’établir une classification de ces algorithmes selon leurs performances. Ainsi, il a été mis en évidence que l’algorithme de descente NLPQL était non seulement un des plus utilisés mais aussi un des plus efficaces en raison de la prise en compte de la vitesse de descente de la fonction objectif pour adapter son pas. De plus, l’algorithme génétique a démontré ses capacités et pourra être utilisé si la configuration initiale est éloignée de la solution afin d’avoir plus de chances de trouver un minimum global. De plus, le post traitement des données par un rapide test statistique a prouvé son utilité afin de vérifier la validité de certaines valeurs de sortie. Pour terminer sur ce cas, une méthode générale d’optimisation a été proposée, consistant à lancer en premier lieu un algorithme de descente (rapide et précis si la solution est proche d’un minimum local) puis de post traiter les données par un test statistique puis d’éventuellement faire appel à un plan d’expérience pour visualiser la forme de la surface de réponse. En dernier recours, il est préconisé de faire appel à un algorithme génétique, certes lent, mais qui donne de meilleures chances de résultat.</w:t>
      </w:r>
    </w:p>
    <w:p w:rsidR="00DF5FEC" w:rsidRDefault="00DF5FEC" w:rsidP="00DF5FEC">
      <w:pPr>
        <w:ind w:firstLine="426"/>
        <w:jc w:val="both"/>
        <w:rPr>
          <w:lang w:eastAsia="x-none"/>
        </w:rPr>
      </w:pPr>
      <w:r>
        <w:rPr>
          <w:lang w:eastAsia="x-none"/>
        </w:rPr>
        <w:t>Le second cas traitait de l’optimisation paramétrique des performances d’un bouchon de lessive fonctionnant par effet siphon. Une première tentative consista à simplifier le modèle initial afin de le rendre « </w:t>
      </w:r>
      <w:proofErr w:type="spellStart"/>
      <w:r>
        <w:rPr>
          <w:lang w:eastAsia="x-none"/>
        </w:rPr>
        <w:t>optimisable</w:t>
      </w:r>
      <w:proofErr w:type="spellEnd"/>
      <w:r>
        <w:rPr>
          <w:lang w:eastAsia="x-none"/>
        </w:rPr>
        <w:t xml:space="preserve"> » en raison de la lenteur de convergence. Un premier modèle stationnaire a pu être optimisé sous </w:t>
      </w:r>
      <w:proofErr w:type="spellStart"/>
      <w:r>
        <w:rPr>
          <w:lang w:eastAsia="x-none"/>
        </w:rPr>
        <w:t>Workbench</w:t>
      </w:r>
      <w:proofErr w:type="spellEnd"/>
      <w:r>
        <w:rPr>
          <w:lang w:eastAsia="x-none"/>
        </w:rPr>
        <w:t xml:space="preserve"> mais cet outil a rapidement montré ses limites (impossibilité de résoudre des cas instationnaires diphasiques). Pour résoudre de tels cas, il a fallu utiliser un code d’optimisation Python qui permettait de piloter </w:t>
      </w:r>
      <w:proofErr w:type="spellStart"/>
      <w:r>
        <w:rPr>
          <w:lang w:eastAsia="x-none"/>
        </w:rPr>
        <w:t>Workbench</w:t>
      </w:r>
      <w:proofErr w:type="spellEnd"/>
      <w:r>
        <w:rPr>
          <w:lang w:eastAsia="x-none"/>
        </w:rPr>
        <w:t xml:space="preserve"> qui lui-même contrôlait les modifications de géométrie, le maillage, l’initialisation des phases et le lancement du calcul dans </w:t>
      </w:r>
      <w:proofErr w:type="spellStart"/>
      <w:r>
        <w:rPr>
          <w:lang w:eastAsia="x-none"/>
        </w:rPr>
        <w:t>DesignModeler</w:t>
      </w:r>
      <w:proofErr w:type="spellEnd"/>
      <w:r>
        <w:rPr>
          <w:lang w:eastAsia="x-none"/>
        </w:rPr>
        <w:t xml:space="preserve">, </w:t>
      </w:r>
      <w:proofErr w:type="spellStart"/>
      <w:r>
        <w:rPr>
          <w:lang w:eastAsia="x-none"/>
        </w:rPr>
        <w:t>Meshing</w:t>
      </w:r>
      <w:proofErr w:type="spellEnd"/>
      <w:r>
        <w:rPr>
          <w:lang w:eastAsia="x-none"/>
        </w:rPr>
        <w:t xml:space="preserve"> et Fluent. Après visualisation des résultats, ce code Python a pu être validé et a montré sa polyvalence puisqu’il peut s’adapter à de nombreux autres logiciels.</w:t>
      </w:r>
    </w:p>
    <w:p w:rsidR="0020108E" w:rsidRDefault="00DF5FEC" w:rsidP="00D50789">
      <w:pPr>
        <w:ind w:firstLine="426"/>
        <w:jc w:val="both"/>
      </w:pPr>
      <w:r>
        <w:t xml:space="preserve">En conclusion, l’optimisation constitue un axe d’étude important pour </w:t>
      </w:r>
      <w:proofErr w:type="spellStart"/>
      <w:r>
        <w:t>Ingeliance</w:t>
      </w:r>
      <w:proofErr w:type="spellEnd"/>
      <w:r>
        <w:t xml:space="preserve"> dont il reste encore beaucoup à découvrir. Cependant, l’entreprise dispose de plusieurs outils performants s’appliquant à de nombreux problèmes. Ce stage aura été bénéfique dans tous ses aspects, que ce soit d’un point de vue de l’apprentissage technique ou de l’interaction humaine avec mon tuteur et les autres membres de l’équipe. J’ai le souhait de pouvoir retrouver cette atmosphère de travail et des projets orientés aéronautiques couplés à l’optimisation au cours de ma future carrière.</w:t>
      </w:r>
    </w:p>
    <w:p w:rsidR="00131C8B" w:rsidRDefault="00131C8B">
      <w:r>
        <w:br w:type="page"/>
      </w:r>
    </w:p>
    <w:p w:rsidR="008E5396" w:rsidRDefault="00131C8B" w:rsidP="00DF5FEC">
      <w:pPr>
        <w:pStyle w:val="Titre1"/>
      </w:pPr>
      <w:bookmarkStart w:id="135" w:name="_Toc465348439"/>
      <w:r>
        <w:lastRenderedPageBreak/>
        <w:t>Références</w:t>
      </w:r>
      <w:bookmarkEnd w:id="135"/>
    </w:p>
    <w:p w:rsidR="00F36BFD" w:rsidRDefault="00E40099" w:rsidP="00F36BFD">
      <w:proofErr w:type="spellStart"/>
      <w:r>
        <w:rPr>
          <w:b/>
        </w:rPr>
        <w:t>A.A.</w:t>
      </w:r>
      <w:r w:rsidR="00F36BFD" w:rsidRPr="00F36BFD">
        <w:rPr>
          <w:b/>
        </w:rPr>
        <w:t>C</w:t>
      </w:r>
      <w:r w:rsidR="008E5396" w:rsidRPr="00F36BFD">
        <w:rPr>
          <w:b/>
        </w:rPr>
        <w:t>ournot</w:t>
      </w:r>
      <w:proofErr w:type="spellEnd"/>
      <w:r w:rsidR="008E5396">
        <w:t xml:space="preserve"> </w:t>
      </w:r>
      <w:r w:rsidR="00F36BFD">
        <w:t xml:space="preserve">texte </w:t>
      </w:r>
      <w:r w:rsidR="008E5396">
        <w:t xml:space="preserve">sur l'élasticité, proposé en ligne et commenté sur le site </w:t>
      </w:r>
      <w:proofErr w:type="spellStart"/>
      <w:r w:rsidR="008E5396" w:rsidRPr="00F36BFD">
        <w:t>BibNum</w:t>
      </w:r>
      <w:proofErr w:type="spellEnd"/>
      <w:r w:rsidR="00F36BFD">
        <w:t xml:space="preserve"> (1838)</w:t>
      </w:r>
    </w:p>
    <w:p w:rsidR="00F36BFD" w:rsidRDefault="00F36BFD" w:rsidP="00F36BFD">
      <w:proofErr w:type="spellStart"/>
      <w:r w:rsidRPr="00F36BFD">
        <w:rPr>
          <w:b/>
        </w:rPr>
        <w:t>A.Collignan</w:t>
      </w:r>
      <w:proofErr w:type="spellEnd"/>
      <w:r>
        <w:t xml:space="preserve"> Thèse de doctorat « Méthode d’optimisation et d’aide à la décision en conception mécanique » (2011)</w:t>
      </w:r>
    </w:p>
    <w:p w:rsidR="00F36BFD" w:rsidRPr="00B70F73" w:rsidRDefault="00B70F73" w:rsidP="00F36BFD">
      <w:pPr>
        <w:rPr>
          <w:lang w:val="en-US"/>
        </w:rPr>
      </w:pPr>
      <w:proofErr w:type="spellStart"/>
      <w:r w:rsidRPr="00B70F73">
        <w:rPr>
          <w:b/>
          <w:lang w:val="en-US"/>
        </w:rPr>
        <w:t>K.Saridakis</w:t>
      </w:r>
      <w:proofErr w:type="spellEnd"/>
      <w:r w:rsidRPr="00B70F73">
        <w:rPr>
          <w:lang w:val="en-US"/>
        </w:rPr>
        <w:t xml:space="preserve"> Article « Soft computing in engineering design – A review » (2008)</w:t>
      </w:r>
    </w:p>
    <w:p w:rsidR="00B70F73" w:rsidRDefault="00B70F73" w:rsidP="00F36BFD">
      <w:pPr>
        <w:rPr>
          <w:lang w:val="en-US"/>
        </w:rPr>
      </w:pPr>
      <w:proofErr w:type="spellStart"/>
      <w:r w:rsidRPr="00E40099">
        <w:rPr>
          <w:b/>
          <w:lang w:val="en-US"/>
        </w:rPr>
        <w:t>R.Amen</w:t>
      </w:r>
      <w:proofErr w:type="spellEnd"/>
      <w:r>
        <w:rPr>
          <w:lang w:val="en-US"/>
        </w:rPr>
        <w:t xml:space="preserve"> Article “Case-based reasoning as a tool for materials selection” (2001)</w:t>
      </w:r>
    </w:p>
    <w:p w:rsidR="00B70F73" w:rsidRDefault="00B70F73" w:rsidP="00F36BFD">
      <w:pPr>
        <w:rPr>
          <w:lang w:val="en-US"/>
        </w:rPr>
      </w:pPr>
      <w:proofErr w:type="spellStart"/>
      <w:r w:rsidRPr="00E40099">
        <w:rPr>
          <w:b/>
          <w:lang w:val="en-US"/>
        </w:rPr>
        <w:t>J.V.Neumann</w:t>
      </w:r>
      <w:proofErr w:type="spellEnd"/>
      <w:r>
        <w:rPr>
          <w:lang w:val="en-US"/>
        </w:rPr>
        <w:t xml:space="preserve"> </w:t>
      </w:r>
      <w:proofErr w:type="spellStart"/>
      <w:r>
        <w:rPr>
          <w:lang w:val="en-US"/>
        </w:rPr>
        <w:t>Ouvrage</w:t>
      </w:r>
      <w:proofErr w:type="spellEnd"/>
      <w:r>
        <w:rPr>
          <w:lang w:val="en-US"/>
        </w:rPr>
        <w:t xml:space="preserve"> “Theory of games and economic behavior” (1944)</w:t>
      </w:r>
    </w:p>
    <w:p w:rsidR="00B70F73" w:rsidRDefault="00B70F73" w:rsidP="00F36BFD">
      <w:pPr>
        <w:rPr>
          <w:lang w:val="en-US"/>
        </w:rPr>
      </w:pPr>
      <w:proofErr w:type="spellStart"/>
      <w:r w:rsidRPr="00E40099">
        <w:rPr>
          <w:b/>
          <w:lang w:val="en-US"/>
        </w:rPr>
        <w:t>D.Jones</w:t>
      </w:r>
      <w:proofErr w:type="spellEnd"/>
      <w:r>
        <w:rPr>
          <w:lang w:val="en-US"/>
        </w:rPr>
        <w:t xml:space="preserve"> Article “Multi-objective meta-</w:t>
      </w:r>
      <w:r w:rsidR="00EC7A17">
        <w:rPr>
          <w:lang w:val="en-US"/>
        </w:rPr>
        <w:t>heuristics:</w:t>
      </w:r>
      <w:r>
        <w:rPr>
          <w:lang w:val="en-US"/>
        </w:rPr>
        <w:t xml:space="preserve"> an overview of the current state-of-the-art” (2002)</w:t>
      </w:r>
    </w:p>
    <w:p w:rsidR="00B70F73" w:rsidRPr="00B70F73" w:rsidRDefault="00B70F73" w:rsidP="00F36BFD">
      <w:proofErr w:type="spellStart"/>
      <w:r w:rsidRPr="00E40099">
        <w:rPr>
          <w:b/>
        </w:rPr>
        <w:t>A.Billionnet</w:t>
      </w:r>
      <w:proofErr w:type="spellEnd"/>
      <w:r w:rsidRPr="00B70F73">
        <w:t xml:space="preserve"> Ouvrage “Optimisation </w:t>
      </w:r>
      <w:r>
        <w:t>discrè</w:t>
      </w:r>
      <w:r w:rsidRPr="00B70F73">
        <w:t xml:space="preserve">te : De la modélisation à la </w:t>
      </w:r>
      <w:r>
        <w:t>ré</w:t>
      </w:r>
      <w:r w:rsidRPr="00B70F73">
        <w:t>solution par des logiciels de programmation informatique”</w:t>
      </w:r>
      <w:r w:rsidR="00CE713C">
        <w:t xml:space="preserve"> (2006)</w:t>
      </w:r>
    </w:p>
    <w:p w:rsidR="00B70F73" w:rsidRPr="00CE713C" w:rsidRDefault="00B70F73" w:rsidP="00F36BFD">
      <w:pPr>
        <w:rPr>
          <w:lang w:val="en-US"/>
        </w:rPr>
      </w:pPr>
      <w:proofErr w:type="spellStart"/>
      <w:r w:rsidRPr="00E40099">
        <w:rPr>
          <w:b/>
          <w:lang w:val="en-US"/>
        </w:rPr>
        <w:t>J.Nash</w:t>
      </w:r>
      <w:proofErr w:type="spellEnd"/>
      <w:r w:rsidRPr="00CE713C">
        <w:rPr>
          <w:lang w:val="en-US"/>
        </w:rPr>
        <w:t xml:space="preserve"> Article « Non-cooperative games » (1951)</w:t>
      </w:r>
    </w:p>
    <w:p w:rsidR="00B70F73" w:rsidRPr="00CE713C" w:rsidRDefault="00CE713C" w:rsidP="00F36BFD">
      <w:pPr>
        <w:rPr>
          <w:lang w:val="en-US"/>
        </w:rPr>
      </w:pPr>
      <w:proofErr w:type="spellStart"/>
      <w:r w:rsidRPr="00E40099">
        <w:rPr>
          <w:b/>
          <w:lang w:val="en-US"/>
        </w:rPr>
        <w:t>Y.Y.Haimes</w:t>
      </w:r>
      <w:proofErr w:type="spellEnd"/>
      <w:r w:rsidRPr="00CE713C">
        <w:rPr>
          <w:lang w:val="en-US"/>
        </w:rPr>
        <w:t xml:space="preserve"> Article « On a </w:t>
      </w:r>
      <w:proofErr w:type="spellStart"/>
      <w:r w:rsidRPr="00CE713C">
        <w:rPr>
          <w:lang w:val="en-US"/>
        </w:rPr>
        <w:t>bicriterion</w:t>
      </w:r>
      <w:proofErr w:type="spellEnd"/>
      <w:r w:rsidRPr="00CE713C">
        <w:rPr>
          <w:lang w:val="en-US"/>
        </w:rPr>
        <w:t xml:space="preserve"> formulation of the problems of integrated system identification and system optimization »</w:t>
      </w:r>
      <w:r>
        <w:rPr>
          <w:lang w:val="en-US"/>
        </w:rPr>
        <w:t xml:space="preserve"> (1971)</w:t>
      </w:r>
    </w:p>
    <w:p w:rsidR="00CE713C" w:rsidRDefault="00CE713C" w:rsidP="00F36BFD">
      <w:proofErr w:type="spellStart"/>
      <w:r w:rsidRPr="00E40099">
        <w:rPr>
          <w:b/>
        </w:rPr>
        <w:t>L.LeBel</w:t>
      </w:r>
      <w:proofErr w:type="spellEnd"/>
      <w:r w:rsidRPr="00CE713C">
        <w:t xml:space="preserve"> Présentation “Prise de </w:t>
      </w:r>
      <w:proofErr w:type="spellStart"/>
      <w:r w:rsidRPr="00CE713C">
        <w:t>decision</w:t>
      </w:r>
      <w:proofErr w:type="spellEnd"/>
      <w:r w:rsidRPr="00CE713C">
        <w:t xml:space="preserve"> </w:t>
      </w:r>
      <w:proofErr w:type="spellStart"/>
      <w:r w:rsidRPr="00CE713C">
        <w:t>Multi-critères</w:t>
      </w:r>
      <w:proofErr w:type="spellEnd"/>
      <w:r w:rsidRPr="00CE713C">
        <w:t>, Université de Laval (2009)</w:t>
      </w:r>
    </w:p>
    <w:p w:rsidR="00CE713C" w:rsidRPr="00CE713C" w:rsidRDefault="00CE713C" w:rsidP="00F36BFD">
      <w:pPr>
        <w:rPr>
          <w:lang w:val="en-US"/>
        </w:rPr>
      </w:pPr>
      <w:proofErr w:type="spellStart"/>
      <w:r w:rsidRPr="00E40099">
        <w:rPr>
          <w:b/>
          <w:lang w:val="en-US"/>
        </w:rPr>
        <w:t>T.L.Saaty</w:t>
      </w:r>
      <w:proofErr w:type="spellEnd"/>
      <w:r w:rsidRPr="00CE713C">
        <w:rPr>
          <w:lang w:val="en-US"/>
        </w:rPr>
        <w:t xml:space="preserve"> </w:t>
      </w:r>
      <w:proofErr w:type="spellStart"/>
      <w:r w:rsidRPr="00CE713C">
        <w:rPr>
          <w:lang w:val="en-US"/>
        </w:rPr>
        <w:t>Ouvrage</w:t>
      </w:r>
      <w:proofErr w:type="spellEnd"/>
      <w:r w:rsidRPr="00CE713C">
        <w:rPr>
          <w:lang w:val="en-US"/>
        </w:rPr>
        <w:t xml:space="preserve"> « The analytic hierarchy </w:t>
      </w:r>
      <w:r w:rsidR="00EC7A17" w:rsidRPr="00CE713C">
        <w:rPr>
          <w:lang w:val="en-US"/>
        </w:rPr>
        <w:t>process:</w:t>
      </w:r>
      <w:r w:rsidRPr="00CE713C">
        <w:rPr>
          <w:lang w:val="en-US"/>
        </w:rPr>
        <w:t xml:space="preserve"> planning, priority setting, resource allocation » (1980)</w:t>
      </w:r>
    </w:p>
    <w:p w:rsidR="00CE713C" w:rsidRDefault="00CE713C" w:rsidP="00F36BFD">
      <w:proofErr w:type="spellStart"/>
      <w:r w:rsidRPr="00E40099">
        <w:rPr>
          <w:b/>
        </w:rPr>
        <w:t>L.A.Zadeh</w:t>
      </w:r>
      <w:proofErr w:type="spellEnd"/>
      <w:r w:rsidRPr="00CE713C">
        <w:t xml:space="preserve"> Ouvrage “</w:t>
      </w:r>
      <w:proofErr w:type="spellStart"/>
      <w:r w:rsidRPr="00CE713C">
        <w:t>Fuzzy</w:t>
      </w:r>
      <w:proofErr w:type="spellEnd"/>
      <w:r w:rsidRPr="00CE713C">
        <w:t xml:space="preserve"> sets” (1964)</w:t>
      </w:r>
    </w:p>
    <w:p w:rsidR="00CE713C" w:rsidRPr="00CE713C" w:rsidRDefault="00CE713C" w:rsidP="00F36BFD">
      <w:pPr>
        <w:rPr>
          <w:lang w:val="en-US"/>
        </w:rPr>
      </w:pPr>
      <w:proofErr w:type="spellStart"/>
      <w:r w:rsidRPr="00E40099">
        <w:rPr>
          <w:b/>
          <w:lang w:val="en-US"/>
        </w:rPr>
        <w:t>E.C.Harrington</w:t>
      </w:r>
      <w:proofErr w:type="spellEnd"/>
      <w:r w:rsidRPr="00CE713C">
        <w:rPr>
          <w:lang w:val="en-US"/>
        </w:rPr>
        <w:t xml:space="preserve"> Article « The desirability </w:t>
      </w:r>
      <w:proofErr w:type="gramStart"/>
      <w:r w:rsidRPr="00CE713C">
        <w:rPr>
          <w:lang w:val="en-US"/>
        </w:rPr>
        <w:t>function</w:t>
      </w:r>
      <w:proofErr w:type="gramEnd"/>
      <w:r w:rsidRPr="00CE713C">
        <w:rPr>
          <w:lang w:val="en-US"/>
        </w:rPr>
        <w:t> » (1965)</w:t>
      </w:r>
    </w:p>
    <w:p w:rsidR="00CE713C" w:rsidRDefault="00CE713C" w:rsidP="00F36BFD">
      <w:pPr>
        <w:rPr>
          <w:lang w:val="en-US"/>
        </w:rPr>
      </w:pPr>
      <w:proofErr w:type="spellStart"/>
      <w:r w:rsidRPr="00E40099">
        <w:rPr>
          <w:b/>
          <w:lang w:val="en-US"/>
        </w:rPr>
        <w:t>R.Derringer</w:t>
      </w:r>
      <w:proofErr w:type="spellEnd"/>
      <w:r>
        <w:rPr>
          <w:lang w:val="en-US"/>
        </w:rPr>
        <w:t xml:space="preserve"> Article “Simultaneous optimization of several response variables” (1980)</w:t>
      </w:r>
    </w:p>
    <w:p w:rsidR="00CE713C" w:rsidRDefault="00CE713C" w:rsidP="00F36BFD">
      <w:proofErr w:type="spellStart"/>
      <w:r w:rsidRPr="00E40099">
        <w:rPr>
          <w:b/>
        </w:rPr>
        <w:t>G.Cabodevilla</w:t>
      </w:r>
      <w:proofErr w:type="spellEnd"/>
      <w:r w:rsidRPr="00CE713C">
        <w:t xml:space="preserve"> Article “Identification </w:t>
      </w:r>
      <w:r w:rsidR="00EC7A17">
        <w:t>des systè</w:t>
      </w:r>
      <w:r w:rsidRPr="00CE713C">
        <w:t>m</w:t>
      </w:r>
      <w:r w:rsidR="00EC7A17">
        <w:t>e</w:t>
      </w:r>
      <w:r w:rsidRPr="00CE713C">
        <w:t xml:space="preserve">s”, </w:t>
      </w:r>
      <w:r w:rsidR="000A64A0">
        <w:t>Ecole Nationale Supérieure de M</w:t>
      </w:r>
      <w:r>
        <w:t>éca</w:t>
      </w:r>
      <w:r w:rsidR="000A64A0">
        <w:t>nique et des M</w:t>
      </w:r>
      <w:r>
        <w:t>icrotechniques</w:t>
      </w:r>
      <w:r w:rsidR="000A64A0">
        <w:t xml:space="preserve"> </w:t>
      </w:r>
      <w:r w:rsidR="00EC7A17">
        <w:t>(????)</w:t>
      </w:r>
    </w:p>
    <w:p w:rsidR="000A64A0" w:rsidRDefault="000A64A0" w:rsidP="00F36BFD">
      <w:proofErr w:type="spellStart"/>
      <w:r w:rsidRPr="00E40099">
        <w:rPr>
          <w:b/>
        </w:rPr>
        <w:t>M.Bergmann</w:t>
      </w:r>
      <w:proofErr w:type="spellEnd"/>
      <w:r>
        <w:t xml:space="preserve"> Article « Algorithmes d’optimisation non linéaires sans contraintes », Université de Bordeaux (2012)</w:t>
      </w:r>
    </w:p>
    <w:p w:rsidR="000A64A0" w:rsidRDefault="000A64A0" w:rsidP="00F36BFD">
      <w:proofErr w:type="spellStart"/>
      <w:r w:rsidRPr="00E40099">
        <w:rPr>
          <w:b/>
        </w:rPr>
        <w:t>X.Antoine</w:t>
      </w:r>
      <w:proofErr w:type="spellEnd"/>
      <w:r w:rsidRPr="00E40099">
        <w:rPr>
          <w:b/>
        </w:rPr>
        <w:t xml:space="preserve">, </w:t>
      </w:r>
      <w:proofErr w:type="spellStart"/>
      <w:r w:rsidRPr="00E40099">
        <w:rPr>
          <w:b/>
        </w:rPr>
        <w:t>P.Dreyfuss</w:t>
      </w:r>
      <w:proofErr w:type="spellEnd"/>
      <w:r w:rsidRPr="00E40099">
        <w:rPr>
          <w:b/>
        </w:rPr>
        <w:t xml:space="preserve">, </w:t>
      </w:r>
      <w:proofErr w:type="spellStart"/>
      <w:r w:rsidRPr="00E40099">
        <w:rPr>
          <w:b/>
        </w:rPr>
        <w:t>Y.Privat</w:t>
      </w:r>
      <w:proofErr w:type="spellEnd"/>
      <w:r>
        <w:t xml:space="preserve"> Article « Introduction à l’optimisation : aspects théoriques, numériques et algorithmes » (2006-2007)</w:t>
      </w:r>
    </w:p>
    <w:p w:rsidR="000A64A0" w:rsidRPr="000A64A0" w:rsidRDefault="000A64A0" w:rsidP="00F36BFD">
      <w:pPr>
        <w:rPr>
          <w:lang w:val="en-US"/>
        </w:rPr>
      </w:pPr>
      <w:proofErr w:type="spellStart"/>
      <w:r w:rsidRPr="00E40099">
        <w:rPr>
          <w:b/>
          <w:lang w:val="en-US"/>
        </w:rPr>
        <w:t>R.Storn</w:t>
      </w:r>
      <w:proofErr w:type="spellEnd"/>
      <w:r w:rsidRPr="00E40099">
        <w:rPr>
          <w:b/>
          <w:lang w:val="en-US"/>
        </w:rPr>
        <w:t xml:space="preserve"> &amp; </w:t>
      </w:r>
      <w:proofErr w:type="spellStart"/>
      <w:r w:rsidRPr="00E40099">
        <w:rPr>
          <w:b/>
          <w:lang w:val="en-US"/>
        </w:rPr>
        <w:t>K.Price</w:t>
      </w:r>
      <w:proofErr w:type="spellEnd"/>
      <w:r w:rsidRPr="000A64A0">
        <w:rPr>
          <w:lang w:val="en-US"/>
        </w:rPr>
        <w:t xml:space="preserve"> Article « Differential evolution – a simple and efficient heuristic for global optimization over continuous spaces » (1997)</w:t>
      </w:r>
    </w:p>
    <w:p w:rsidR="000A64A0" w:rsidRDefault="000A64A0" w:rsidP="00F36BFD">
      <w:proofErr w:type="spellStart"/>
      <w:r w:rsidRPr="00E40099">
        <w:rPr>
          <w:b/>
        </w:rPr>
        <w:t>J.Lepagnot</w:t>
      </w:r>
      <w:proofErr w:type="spellEnd"/>
      <w:r w:rsidRPr="000A64A0">
        <w:t xml:space="preserve"> Thèse de doctorat “</w:t>
      </w:r>
      <w:r>
        <w:t xml:space="preserve">Conception de </w:t>
      </w:r>
      <w:proofErr w:type="spellStart"/>
      <w:r>
        <w:t>métaheuristiques</w:t>
      </w:r>
      <w:proofErr w:type="spellEnd"/>
      <w:r>
        <w:t xml:space="preserve"> pour l’optimisation dynamique. Application à l’analyse de séquences d’images IRM »</w:t>
      </w:r>
      <w:r w:rsidR="00E40099">
        <w:t xml:space="preserve"> (2011)</w:t>
      </w:r>
    </w:p>
    <w:p w:rsidR="00E40099" w:rsidRDefault="00E40099" w:rsidP="00F36BFD">
      <w:proofErr w:type="spellStart"/>
      <w:r w:rsidRPr="00E40099">
        <w:rPr>
          <w:b/>
        </w:rPr>
        <w:t>Y.Vernat</w:t>
      </w:r>
      <w:proofErr w:type="spellEnd"/>
      <w:r>
        <w:t xml:space="preserve"> Thèse de doctorat « Formalisation et qualification de modèles par contraintes en conception préliminaire » (2004)</w:t>
      </w:r>
    </w:p>
    <w:p w:rsidR="00E40099" w:rsidRDefault="00E40099" w:rsidP="00F36BFD">
      <w:proofErr w:type="spellStart"/>
      <w:r w:rsidRPr="00E40099">
        <w:rPr>
          <w:b/>
        </w:rPr>
        <w:t>Y.Ledoux</w:t>
      </w:r>
      <w:proofErr w:type="spellEnd"/>
      <w:r>
        <w:t xml:space="preserve"> Thèse de doctorat « Optimisation des procédés d’emboutissage par caractérisation géométrique et essais numériques » (2005)</w:t>
      </w:r>
    </w:p>
    <w:p w:rsidR="00E40099" w:rsidRDefault="00E40099" w:rsidP="00F36BFD">
      <w:proofErr w:type="spellStart"/>
      <w:r w:rsidRPr="00E40099">
        <w:rPr>
          <w:b/>
        </w:rPr>
        <w:t>A.Moles</w:t>
      </w:r>
      <w:proofErr w:type="spellEnd"/>
      <w:r>
        <w:t xml:space="preserve"> Ouvrage « Théorie des actes » (1993)</w:t>
      </w:r>
    </w:p>
    <w:p w:rsidR="00E40099" w:rsidRPr="00E40099" w:rsidRDefault="00E40099" w:rsidP="00F36BFD">
      <w:pPr>
        <w:rPr>
          <w:lang w:val="en-US"/>
        </w:rPr>
      </w:pPr>
      <w:proofErr w:type="spellStart"/>
      <w:r w:rsidRPr="00E40099">
        <w:rPr>
          <w:b/>
          <w:lang w:val="en-US"/>
        </w:rPr>
        <w:t>R.G.D.Allen</w:t>
      </w:r>
      <w:proofErr w:type="spellEnd"/>
      <w:r w:rsidRPr="00E40099">
        <w:rPr>
          <w:lang w:val="en-US"/>
        </w:rPr>
        <w:t xml:space="preserve"> Article « The concept of arc-elasticity of demand » (1934)</w:t>
      </w:r>
    </w:p>
    <w:p w:rsidR="00E40099" w:rsidRPr="00CF5181" w:rsidRDefault="00CF5181" w:rsidP="00F36BFD">
      <w:proofErr w:type="spellStart"/>
      <w:r w:rsidRPr="00CF5181">
        <w:rPr>
          <w:b/>
        </w:rPr>
        <w:lastRenderedPageBreak/>
        <w:t>A.Rondepierre</w:t>
      </w:r>
      <w:proofErr w:type="spellEnd"/>
      <w:r w:rsidRPr="00CF5181">
        <w:rPr>
          <w:b/>
        </w:rPr>
        <w:t xml:space="preserve">, </w:t>
      </w:r>
      <w:proofErr w:type="spellStart"/>
      <w:r w:rsidRPr="00CF5181">
        <w:rPr>
          <w:b/>
        </w:rPr>
        <w:t>P.Weiss</w:t>
      </w:r>
      <w:proofErr w:type="spellEnd"/>
      <w:r w:rsidRPr="00CF5181">
        <w:t xml:space="preserve"> Article “Méthodes standards en </w:t>
      </w:r>
      <w:r w:rsidR="00344FD8">
        <w:t>optimis</w:t>
      </w:r>
      <w:r w:rsidRPr="00CF5181">
        <w:t>ation non linéaire déterministe” INSA Toulouse (2012-2013)</w:t>
      </w:r>
    </w:p>
    <w:p w:rsidR="00CF5181" w:rsidRDefault="00CF5181" w:rsidP="00F36BFD">
      <w:proofErr w:type="spellStart"/>
      <w:r w:rsidRPr="00CF5181">
        <w:rPr>
          <w:b/>
        </w:rPr>
        <w:t>Y.Colette</w:t>
      </w:r>
      <w:proofErr w:type="spellEnd"/>
      <w:r w:rsidRPr="00CF5181">
        <w:rPr>
          <w:b/>
        </w:rPr>
        <w:t xml:space="preserve">, </w:t>
      </w:r>
      <w:proofErr w:type="spellStart"/>
      <w:r w:rsidRPr="00CF5181">
        <w:rPr>
          <w:b/>
        </w:rPr>
        <w:t>P.Siarry</w:t>
      </w:r>
      <w:proofErr w:type="spellEnd"/>
      <w:r>
        <w:t xml:space="preserve"> Ouvrage « Optimisation </w:t>
      </w:r>
      <w:proofErr w:type="spellStart"/>
      <w:r>
        <w:t>multiobjectif</w:t>
      </w:r>
      <w:proofErr w:type="spellEnd"/>
      <w:r>
        <w:t> » (2002)</w:t>
      </w:r>
    </w:p>
    <w:p w:rsidR="00363E82" w:rsidRPr="000D5815" w:rsidRDefault="00363E82" w:rsidP="00F36BFD">
      <w:proofErr w:type="spellStart"/>
      <w:r w:rsidRPr="00363E82">
        <w:rPr>
          <w:b/>
        </w:rPr>
        <w:t>A.Tahan</w:t>
      </w:r>
      <w:proofErr w:type="spellEnd"/>
      <w:r w:rsidR="000D5815">
        <w:rPr>
          <w:b/>
        </w:rPr>
        <w:t xml:space="preserve"> </w:t>
      </w:r>
      <w:r w:rsidR="000D5815">
        <w:t>Ouvrage « Analyse expérimentale pour ingénieurs » (2016)</w:t>
      </w:r>
    </w:p>
    <w:p w:rsidR="00E40099" w:rsidRDefault="000D5815" w:rsidP="00F36BFD">
      <w:r w:rsidRPr="000D5815">
        <w:rPr>
          <w:b/>
        </w:rPr>
        <w:t>J.L. Dauvergne</w:t>
      </w:r>
      <w:r>
        <w:t xml:space="preserve"> Thèse de doctorat «Réduction et inversion de modèles de conduction thermique avec changement de phase » (2008)</w:t>
      </w:r>
    </w:p>
    <w:p w:rsidR="00FC0696" w:rsidRDefault="00FC0696" w:rsidP="00F36BFD">
      <w:proofErr w:type="spellStart"/>
      <w:r w:rsidRPr="00FC0696">
        <w:rPr>
          <w:b/>
        </w:rPr>
        <w:t>M.Bergman</w:t>
      </w:r>
      <w:proofErr w:type="spellEnd"/>
      <w:r>
        <w:t xml:space="preserve"> Thèse de doctorat « Algorithmes d’optimisation non-linéaire sans contraintes » (2010)</w:t>
      </w:r>
    </w:p>
    <w:p w:rsidR="00FC0696" w:rsidRDefault="00FC0696" w:rsidP="00F36BFD"/>
    <w:p w:rsidR="000D5815" w:rsidRDefault="000D5815">
      <w:r>
        <w:br w:type="page"/>
      </w:r>
    </w:p>
    <w:p w:rsidR="000D5815" w:rsidRDefault="000D5815" w:rsidP="000D5815">
      <w:pPr>
        <w:pStyle w:val="Titre1"/>
      </w:pPr>
      <w:bookmarkStart w:id="136" w:name="_Toc465348440"/>
      <w:r>
        <w:lastRenderedPageBreak/>
        <w:t>Annexes</w:t>
      </w:r>
      <w:bookmarkEnd w:id="136"/>
    </w:p>
    <w:p w:rsidR="000D5815" w:rsidRDefault="000D5815" w:rsidP="00A82EF5">
      <w:pPr>
        <w:pStyle w:val="Titre2"/>
        <w:numPr>
          <w:ilvl w:val="0"/>
          <w:numId w:val="58"/>
        </w:numPr>
      </w:pPr>
      <w:bookmarkStart w:id="137" w:name="_Toc465348441"/>
      <w:r>
        <w:t>Formalisation des préférences sur les variables d’observation</w:t>
      </w:r>
      <w:bookmarkEnd w:id="137"/>
    </w:p>
    <w:p w:rsidR="000D5815" w:rsidRPr="00111583" w:rsidRDefault="000D5815" w:rsidP="00E13CA0">
      <w:pPr>
        <w:ind w:firstLine="426"/>
        <w:jc w:val="both"/>
      </w:pPr>
      <w:r>
        <w:t>Dans ce paragraphe, la formalisation des préférences du concepteur, déjà évoquées précédemment, sera étudiée.</w:t>
      </w:r>
    </w:p>
    <w:p w:rsidR="000D5815" w:rsidRDefault="000D5815" w:rsidP="00A82EF5">
      <w:pPr>
        <w:pStyle w:val="Titre3"/>
        <w:numPr>
          <w:ilvl w:val="0"/>
          <w:numId w:val="59"/>
        </w:numPr>
      </w:pPr>
      <w:bookmarkStart w:id="138" w:name="_Toc465348442"/>
      <w:r>
        <w:t>Le paradoxe de St Pétersbourg</w:t>
      </w:r>
      <w:bookmarkEnd w:id="138"/>
    </w:p>
    <w:p w:rsidR="000D5815" w:rsidRDefault="000D5815" w:rsidP="005C6C28">
      <w:pPr>
        <w:ind w:firstLine="426"/>
        <w:jc w:val="both"/>
      </w:pPr>
      <w:r>
        <w:t>Proposé par Nicolas Bernoulli au XVIIIème siècle, ce problème met en valeur le paradoxe du comportement humain face aux événements d’une variable aléatoire dont la probabilité est petite mais dont l’espérance est infinie. Par exemple, pour un joueur qui est face à la banque au casino par exemple, le risque auquel le joueur est confronté implique que son choix de jouer ou non n’est pas totalement rationnel.</w:t>
      </w:r>
    </w:p>
    <w:p w:rsidR="000D5815" w:rsidRDefault="000D5815" w:rsidP="005C6C28">
      <w:pPr>
        <w:ind w:firstLine="426"/>
        <w:jc w:val="both"/>
      </w:pPr>
      <w:r>
        <w:t>Du paradoxe de Saint Pétersbourg découle l’idée de formaliser la valeur subjective que prend une variable d’observation pour le concepteur.</w:t>
      </w:r>
    </w:p>
    <w:p w:rsidR="000D5815" w:rsidRDefault="000D5815" w:rsidP="000D5815">
      <w:pPr>
        <w:jc w:val="both"/>
      </w:pPr>
    </w:p>
    <w:p w:rsidR="000D5815" w:rsidRPr="00EF6332" w:rsidRDefault="000D5815" w:rsidP="000D5815">
      <w:pPr>
        <w:pStyle w:val="Titre3"/>
        <w:rPr>
          <w:rFonts w:asciiTheme="minorHAnsi" w:eastAsiaTheme="minorEastAsia" w:hAnsiTheme="minorHAnsi" w:cstheme="minorBidi"/>
        </w:rPr>
      </w:pPr>
      <w:bookmarkStart w:id="139" w:name="_Toc465348443"/>
      <w:r>
        <w:t>Les fonctions de satisfaction</w:t>
      </w:r>
      <w:bookmarkEnd w:id="139"/>
    </w:p>
    <w:p w:rsidR="000D5815" w:rsidRDefault="000D5815" w:rsidP="005C6C28">
      <w:pPr>
        <w:ind w:firstLine="426"/>
        <w:jc w:val="both"/>
        <w:rPr>
          <w:rFonts w:eastAsiaTheme="minorEastAsia"/>
        </w:rPr>
      </w:pPr>
      <w:r>
        <w:rPr>
          <w:rFonts w:eastAsiaTheme="minorEastAsia"/>
        </w:rPr>
        <w:t xml:space="preserve">Les fonctions de satisfaction permettent de formaliser les préférences du concepteur sur chacune des solutions candidates en associant à chaque </w:t>
      </w:r>
      <w:proofErr w:type="spellStart"/>
      <w:r>
        <w:rPr>
          <w:rFonts w:eastAsiaTheme="minorEastAsia"/>
        </w:rPr>
        <w:t>VObs</w:t>
      </w:r>
      <w:proofErr w:type="spellEnd"/>
      <w:r>
        <w:rPr>
          <w:rFonts w:eastAsiaTheme="minorEastAsia"/>
        </w:rPr>
        <w:t xml:space="preserve"> d’une solution une variable d’interprétation Vint correspondant au niveau de satisfaction. Il y a donc autant de Vint que de </w:t>
      </w:r>
      <w:proofErr w:type="spellStart"/>
      <w:r>
        <w:rPr>
          <w:rFonts w:eastAsiaTheme="minorEastAsia"/>
        </w:rPr>
        <w:t>VObs</w:t>
      </w:r>
      <w:proofErr w:type="spellEnd"/>
      <w:r>
        <w:rPr>
          <w:rFonts w:eastAsiaTheme="minorEastAsia"/>
        </w:rPr>
        <w:t xml:space="preserve">. Les fonctions de satisfaction présentent trois avantages : </w:t>
      </w:r>
    </w:p>
    <w:p w:rsidR="000D5815" w:rsidRDefault="000D5815" w:rsidP="00043ECD">
      <w:pPr>
        <w:pStyle w:val="Paragraphedeliste"/>
        <w:numPr>
          <w:ilvl w:val="0"/>
          <w:numId w:val="6"/>
        </w:numPr>
        <w:ind w:left="709" w:hanging="435"/>
        <w:jc w:val="both"/>
        <w:rPr>
          <w:rFonts w:eastAsiaTheme="minorEastAsia"/>
        </w:rPr>
      </w:pPr>
      <w:proofErr w:type="spellStart"/>
      <w:r>
        <w:rPr>
          <w:rFonts w:eastAsiaTheme="minorEastAsia"/>
        </w:rPr>
        <w:t>Adimensionner</w:t>
      </w:r>
      <w:proofErr w:type="spellEnd"/>
      <w:r>
        <w:rPr>
          <w:rFonts w:eastAsiaTheme="minorEastAsia"/>
        </w:rPr>
        <w:t xml:space="preserve"> les </w:t>
      </w:r>
      <w:proofErr w:type="spellStart"/>
      <w:r>
        <w:rPr>
          <w:rFonts w:eastAsiaTheme="minorEastAsia"/>
        </w:rPr>
        <w:t>VObs</w:t>
      </w:r>
      <w:proofErr w:type="spellEnd"/>
    </w:p>
    <w:p w:rsidR="000D5815" w:rsidRDefault="000D5815" w:rsidP="00043ECD">
      <w:pPr>
        <w:pStyle w:val="Paragraphedeliste"/>
        <w:numPr>
          <w:ilvl w:val="0"/>
          <w:numId w:val="6"/>
        </w:numPr>
        <w:ind w:left="709" w:hanging="435"/>
        <w:jc w:val="both"/>
        <w:rPr>
          <w:rFonts w:eastAsiaTheme="minorEastAsia"/>
        </w:rPr>
      </w:pPr>
      <w:r>
        <w:rPr>
          <w:rFonts w:eastAsiaTheme="minorEastAsia"/>
        </w:rPr>
        <w:t>Traduire les préférences du concepteur</w:t>
      </w:r>
    </w:p>
    <w:p w:rsidR="000D5815" w:rsidRDefault="000D5815" w:rsidP="00043ECD">
      <w:pPr>
        <w:pStyle w:val="Paragraphedeliste"/>
        <w:numPr>
          <w:ilvl w:val="0"/>
          <w:numId w:val="6"/>
        </w:numPr>
        <w:ind w:left="709" w:hanging="435"/>
        <w:jc w:val="both"/>
        <w:rPr>
          <w:rFonts w:eastAsiaTheme="minorEastAsia"/>
        </w:rPr>
      </w:pPr>
      <w:r>
        <w:rPr>
          <w:rFonts w:eastAsiaTheme="minorEastAsia"/>
        </w:rPr>
        <w:t>Simplifier le problème de décision</w:t>
      </w:r>
    </w:p>
    <w:p w:rsidR="000D5815" w:rsidRDefault="000D5815" w:rsidP="005C6C28">
      <w:pPr>
        <w:ind w:firstLine="426"/>
        <w:jc w:val="both"/>
        <w:rPr>
          <w:rFonts w:eastAsiaTheme="minorEastAsia"/>
        </w:rPr>
      </w:pPr>
      <w:r>
        <w:rPr>
          <w:rFonts w:eastAsiaTheme="minorEastAsia"/>
        </w:rPr>
        <w:t xml:space="preserve">Les fonctions de satisfaction permettent ainsi de convertir des valeurs naturelles (masse, volume, coût...) en valeurs adimensionnées entre 0 et 1. Cela permet de rendre comparable des </w:t>
      </w:r>
      <w:proofErr w:type="spellStart"/>
      <w:r>
        <w:rPr>
          <w:rFonts w:eastAsiaTheme="minorEastAsia"/>
        </w:rPr>
        <w:t>VObs</w:t>
      </w:r>
      <w:proofErr w:type="spellEnd"/>
      <w:r>
        <w:rPr>
          <w:rFonts w:eastAsiaTheme="minorEastAsia"/>
        </w:rPr>
        <w:t xml:space="preserve"> de natures différentes.</w:t>
      </w:r>
    </w:p>
    <w:p w:rsidR="000D5815" w:rsidRDefault="000D5815" w:rsidP="000D5815">
      <w:pPr>
        <w:jc w:val="both"/>
        <w:rPr>
          <w:rFonts w:eastAsiaTheme="minorEastAsia"/>
        </w:rPr>
      </w:pPr>
    </w:p>
    <w:p w:rsidR="000D5815" w:rsidRDefault="000D5815" w:rsidP="000D5815">
      <w:pPr>
        <w:pStyle w:val="Titre3"/>
      </w:pPr>
      <w:bookmarkStart w:id="140" w:name="_Toc465348444"/>
      <w:r>
        <w:t>Les fonctions d’appartenance</w:t>
      </w:r>
      <w:bookmarkEnd w:id="140"/>
    </w:p>
    <w:p w:rsidR="000D5815" w:rsidRDefault="000D5815" w:rsidP="005C6C28">
      <w:pPr>
        <w:ind w:firstLine="426"/>
        <w:jc w:val="both"/>
        <w:rPr>
          <w:rFonts w:eastAsiaTheme="minorEastAsia"/>
        </w:rPr>
      </w:pPr>
      <w:r>
        <w:rPr>
          <w:rFonts w:eastAsiaTheme="minorEastAsia"/>
        </w:rPr>
        <w:t xml:space="preserve">Les fonctions d’appartenance reposent sur la notion de logique floue proposée par </w:t>
      </w:r>
      <w:proofErr w:type="spellStart"/>
      <w:r>
        <w:rPr>
          <w:rFonts w:eastAsiaTheme="minorEastAsia"/>
        </w:rPr>
        <w:t>Zadeh</w:t>
      </w:r>
      <w:proofErr w:type="spellEnd"/>
      <w:r>
        <w:rPr>
          <w:rFonts w:eastAsiaTheme="minorEastAsia"/>
        </w:rPr>
        <w:t xml:space="preserve"> </w:t>
      </w:r>
      <w:r w:rsidRPr="00A72432">
        <w:rPr>
          <w:rFonts w:eastAsiaTheme="minorEastAsia"/>
          <w:highlight w:val="yellow"/>
        </w:rPr>
        <w:t>[</w:t>
      </w:r>
      <w:proofErr w:type="spellStart"/>
      <w:r w:rsidRPr="00A72432">
        <w:rPr>
          <w:rFonts w:eastAsiaTheme="minorEastAsia"/>
          <w:highlight w:val="yellow"/>
        </w:rPr>
        <w:t>Zadeh</w:t>
      </w:r>
      <w:proofErr w:type="spellEnd"/>
      <w:r w:rsidRPr="00A72432">
        <w:rPr>
          <w:rFonts w:eastAsiaTheme="minorEastAsia"/>
          <w:highlight w:val="yellow"/>
        </w:rPr>
        <w:t>, 1964]</w:t>
      </w:r>
      <w:r>
        <w:rPr>
          <w:rFonts w:eastAsiaTheme="minorEastAsia"/>
        </w:rPr>
        <w:t xml:space="preserve"> qui stipule que les affirmations ne sont pas vraies ou fausses mais aussi partiellement vraies ou presque fausses. Cette zone floue est représentée par une fonction d’appartenance à valeurs entre 0 et 1 où 0 correspond au faux et 1 au vrai. Ainsi, au lieu de raisonner en vrai/faux, il est possible d’appliquer le principe des fonctions d’appartenance pour refléter un niveau de satisfaction. Cependant, les fonctions d’appartenance peuvent présenter des problèmes de discontinuité.</w:t>
      </w:r>
    </w:p>
    <w:p w:rsidR="000D5815" w:rsidRDefault="000D5815" w:rsidP="000D5815">
      <w:pPr>
        <w:jc w:val="both"/>
        <w:rPr>
          <w:rFonts w:eastAsiaTheme="minorEastAsia"/>
        </w:rPr>
      </w:pPr>
    </w:p>
    <w:p w:rsidR="000D5815" w:rsidRPr="003E4F02" w:rsidRDefault="000D5815" w:rsidP="000D5815">
      <w:pPr>
        <w:pStyle w:val="Titre3"/>
        <w:rPr>
          <w:rFonts w:eastAsiaTheme="minorEastAsia"/>
        </w:rPr>
      </w:pPr>
      <w:bookmarkStart w:id="141" w:name="_Toc465348445"/>
      <w:r>
        <w:rPr>
          <w:rFonts w:eastAsiaTheme="minorEastAsia"/>
        </w:rPr>
        <w:t>Les fonctions d’utilités</w:t>
      </w:r>
      <w:bookmarkEnd w:id="141"/>
    </w:p>
    <w:p w:rsidR="000D5815" w:rsidRDefault="000D5815" w:rsidP="005C6C28">
      <w:pPr>
        <w:ind w:firstLine="426"/>
        <w:jc w:val="both"/>
      </w:pPr>
      <w:r>
        <w:t>Les fonctions d’utilité sont utilisées pour associer des probabilités à des variables d’observation où 0 correspond à la moins satisfaisante et 1 à la plus satisfaisante. Par la suite, la méthode de la loterie est utilisée pour paramétrer la fonction d’utilité. Toutefois, comme les fonctions d’appartenance, les fonctions d’utilité peuvent présenter des discontinuités.</w:t>
      </w:r>
    </w:p>
    <w:p w:rsidR="000D5815" w:rsidRDefault="000D5815" w:rsidP="000D5815">
      <w:pPr>
        <w:jc w:val="both"/>
      </w:pPr>
    </w:p>
    <w:p w:rsidR="000D5815" w:rsidRDefault="000D5815" w:rsidP="000D5815">
      <w:pPr>
        <w:pStyle w:val="Titre3"/>
      </w:pPr>
      <w:bookmarkStart w:id="142" w:name="_Toc465348446"/>
      <w:r>
        <w:lastRenderedPageBreak/>
        <w:t>Les fonctions de désirabilité</w:t>
      </w:r>
      <w:bookmarkEnd w:id="142"/>
    </w:p>
    <w:p w:rsidR="000D5815" w:rsidRDefault="000D5815" w:rsidP="005C6C28">
      <w:pPr>
        <w:ind w:firstLine="426"/>
        <w:jc w:val="both"/>
      </w:pPr>
      <w:r>
        <w:t>Les fonctions de désirabilité sont des fonctions de satisfaction faciles à paramétrer et sont adaptées aux besoins des concepteurs. Deux fonctions seront présentées ci-après.</w:t>
      </w:r>
    </w:p>
    <w:p w:rsidR="000D5815" w:rsidRDefault="000D5815" w:rsidP="00A82EF5">
      <w:pPr>
        <w:pStyle w:val="Titre4"/>
        <w:numPr>
          <w:ilvl w:val="0"/>
          <w:numId w:val="60"/>
        </w:numPr>
        <w:jc w:val="both"/>
      </w:pPr>
      <w:r>
        <w:t>Fonctions de Harrington</w:t>
      </w:r>
    </w:p>
    <w:p w:rsidR="000D5815" w:rsidRDefault="000D5815" w:rsidP="005C6C28">
      <w:pPr>
        <w:ind w:firstLine="426"/>
        <w:jc w:val="both"/>
      </w:pPr>
      <w:r>
        <w:t xml:space="preserve">Harrington a proposé ses fonctions de désirabilité dans le domaine de la qualité </w:t>
      </w:r>
      <w:r w:rsidRPr="00452ABD">
        <w:rPr>
          <w:highlight w:val="yellow"/>
        </w:rPr>
        <w:t>[Harrington, 1965]</w:t>
      </w:r>
      <w:r>
        <w:t>.</w:t>
      </w:r>
    </w:p>
    <w:p w:rsidR="000D5815" w:rsidRDefault="000D5815" w:rsidP="000D5815">
      <w:pPr>
        <w:keepNext/>
        <w:jc w:val="center"/>
      </w:pPr>
      <w:r>
        <w:rPr>
          <w:noProof/>
          <w:lang w:eastAsia="fr-FR"/>
        </w:rPr>
        <w:drawing>
          <wp:inline distT="0" distB="0" distL="0" distR="0" wp14:anchorId="1EDCD670" wp14:editId="191B36F2">
            <wp:extent cx="3619500" cy="13030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23222" cy="1304360"/>
                    </a:xfrm>
                    <a:prstGeom prst="rect">
                      <a:avLst/>
                    </a:prstGeom>
                  </pic:spPr>
                </pic:pic>
              </a:graphicData>
            </a:graphic>
          </wp:inline>
        </w:drawing>
      </w:r>
    </w:p>
    <w:p w:rsidR="000D5815" w:rsidRDefault="000D5815" w:rsidP="000D5815">
      <w:pPr>
        <w:pStyle w:val="Lgende"/>
        <w:jc w:val="center"/>
      </w:pPr>
      <w:bookmarkStart w:id="143" w:name="_Toc465344440"/>
      <w:r>
        <w:t xml:space="preserve">Figure </w:t>
      </w:r>
      <w:fldSimple w:instr=" SEQ Figure \* ARABIC ">
        <w:r w:rsidR="007F43A3">
          <w:rPr>
            <w:noProof/>
          </w:rPr>
          <w:t>37</w:t>
        </w:r>
      </w:fldSimple>
      <w:r>
        <w:t xml:space="preserve"> : Fonctions de désirabilité de Harrington</w:t>
      </w:r>
      <w:bookmarkEnd w:id="143"/>
    </w:p>
    <w:p w:rsidR="000D5815" w:rsidRDefault="000D5815" w:rsidP="005C6C28">
      <w:pPr>
        <w:ind w:firstLine="426"/>
        <w:jc w:val="both"/>
      </w:pPr>
      <w:r>
        <w:t>Elles sont au nombre de trois. Les deux premières sont monotones et permettent de formaliser une préférence en terme d’augmentation ou de diminution : elles sont nommées One-</w:t>
      </w:r>
      <w:proofErr w:type="spellStart"/>
      <w:r>
        <w:t>sided</w:t>
      </w:r>
      <w:proofErr w:type="spellEnd"/>
      <w:r>
        <w:t xml:space="preserve">. Elles sont chacune paramétrées par deux points dont les niveaux de satisfaction respectifs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SL</m:t>
            </m:r>
          </m:sup>
        </m:sSubSup>
      </m:oMath>
      <w:r>
        <w:rPr>
          <w:rFonts w:eastAsiaTheme="minorEastAsia"/>
        </w:rPr>
        <w:t xml:space="preserve"> et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AC</m:t>
            </m:r>
          </m:sup>
        </m:sSubSup>
      </m:oMath>
      <w:r>
        <w:t xml:space="preserve"> paramètrent la relaxation des préférences : </w:t>
      </w:r>
    </w:p>
    <w:p w:rsidR="000D5815" w:rsidRDefault="000D5815" w:rsidP="00043ECD">
      <w:pPr>
        <w:pStyle w:val="Paragraphedeliste"/>
        <w:numPr>
          <w:ilvl w:val="0"/>
          <w:numId w:val="7"/>
        </w:numPr>
        <w:ind w:left="709" w:hanging="425"/>
        <w:jc w:val="both"/>
      </w:pPr>
      <w:r>
        <w:t xml:space="preserve">Le Soft </w:t>
      </w:r>
      <w:proofErr w:type="spellStart"/>
      <w:r>
        <w:t>Limit</w:t>
      </w:r>
      <w:proofErr w:type="spellEnd"/>
      <w:r>
        <w:t xml:space="preserve"> (SL) qui indique la zone au-delà de laquelle les valeurs de la variable d’observation sont satisfaisantes</w:t>
      </w:r>
    </w:p>
    <w:p w:rsidR="000D5815" w:rsidRDefault="000D5815" w:rsidP="00043ECD">
      <w:pPr>
        <w:pStyle w:val="Paragraphedeliste"/>
        <w:numPr>
          <w:ilvl w:val="0"/>
          <w:numId w:val="7"/>
        </w:numPr>
        <w:ind w:left="709" w:hanging="425"/>
        <w:jc w:val="both"/>
      </w:pPr>
      <w:proofErr w:type="gramStart"/>
      <w:r>
        <w:t xml:space="preserve">Le </w:t>
      </w:r>
      <w:proofErr w:type="spellStart"/>
      <w:r>
        <w:t>Accurate</w:t>
      </w:r>
      <w:proofErr w:type="spellEnd"/>
      <w:proofErr w:type="gramEnd"/>
      <w:r>
        <w:t xml:space="preserve"> </w:t>
      </w:r>
      <w:proofErr w:type="spellStart"/>
      <w:r>
        <w:t>Constraint</w:t>
      </w:r>
      <w:proofErr w:type="spellEnd"/>
      <w:r>
        <w:t xml:space="preserve"> (AC) qui indique la zone de non satisfaction</w:t>
      </w:r>
    </w:p>
    <w:p w:rsidR="000D5815" w:rsidRDefault="000D5815" w:rsidP="005C6C28">
      <w:pPr>
        <w:ind w:firstLine="426"/>
      </w:pPr>
      <w:r>
        <w:t>Les deux fonctions de désirabilité One-</w:t>
      </w:r>
      <w:proofErr w:type="spellStart"/>
      <w:r>
        <w:t>sided</w:t>
      </w:r>
      <w:proofErr w:type="spellEnd"/>
      <w:r>
        <w:t xml:space="preserve"> de Harrington sont paramétrées ainsi : </w:t>
      </w:r>
    </w:p>
    <w:p w:rsidR="000D5815" w:rsidRPr="00B244FB" w:rsidRDefault="003F2299" w:rsidP="005C6C28">
      <w:pPr>
        <w:ind w:firstLine="426"/>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exp⁡</m:t>
          </m:r>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func>
          <m:r>
            <w:rPr>
              <w:rFonts w:ascii="Cambria Math" w:hAnsi="Cambria Math"/>
            </w:rPr>
            <m:t>)</m:t>
          </m:r>
        </m:oMath>
      </m:oMathPara>
    </w:p>
    <w:p w:rsidR="000D5815" w:rsidRDefault="000D5815" w:rsidP="005C6C28">
      <w:pPr>
        <w:ind w:firstLine="426"/>
        <w:rPr>
          <w:rFonts w:eastAsiaTheme="minorEastAsia"/>
        </w:rPr>
      </w:pPr>
      <w:r>
        <w:rPr>
          <w:rFonts w:eastAsiaTheme="minorEastAsia"/>
        </w:rPr>
        <w:t>Avec, dans le cas d’une fonction One-</w:t>
      </w:r>
      <w:proofErr w:type="spellStart"/>
      <w:r>
        <w:rPr>
          <w:rFonts w:eastAsiaTheme="minorEastAsia"/>
        </w:rPr>
        <w:t>sided</w:t>
      </w:r>
      <w:proofErr w:type="spellEnd"/>
      <w:r>
        <w:rPr>
          <w:rFonts w:eastAsiaTheme="minorEastAsia"/>
        </w:rPr>
        <w:t xml:space="preserve"> décroissante : </w:t>
      </w:r>
    </w:p>
    <w:p w:rsidR="000D5815" w:rsidRPr="002370AA" w:rsidRDefault="000D5815" w:rsidP="000D5815">
      <w:pPr>
        <w:rPr>
          <w:rFonts w:eastAsiaTheme="minorEastAsia"/>
        </w:rPr>
      </w:pPr>
      <m:oMathPara>
        <m:oMath>
          <m:r>
            <w:rPr>
              <w:rFonts w:ascii="Cambria Math" w:hAnsi="Cambria Math"/>
            </w:rPr>
            <m:t xml:space="preserve">Si </m:t>
          </m:r>
          <m:sSub>
            <m:sSubPr>
              <m:ctrlPr>
                <w:rPr>
                  <w:rFonts w:ascii="Cambria Math" w:hAnsi="Cambria Math"/>
                  <w:i/>
                </w:rPr>
              </m:ctrlPr>
            </m:sSubPr>
            <m:e>
              <m:r>
                <w:rPr>
                  <w:rFonts w:ascii="Cambria Math" w:hAnsi="Cambria Math"/>
                </w:rPr>
                <m:t>AC</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SL</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ln</m:t>
                      </m:r>
                      <m:d>
                        <m:dPr>
                          <m:ctrlPr>
                            <w:rPr>
                              <w:rFonts w:ascii="Cambria Math" w:hAnsi="Cambria Math"/>
                              <w:i/>
                            </w:rPr>
                          </m:ctrlPr>
                        </m:dPr>
                        <m:e>
                          <m:f>
                            <m:fPr>
                              <m:type m:val="skw"/>
                              <m:ctrlPr>
                                <w:rPr>
                                  <w:rFonts w:ascii="Cambria Math" w:hAnsi="Cambria Math"/>
                                  <w:i/>
                                </w:rPr>
                              </m:ctrlPr>
                            </m:fPr>
                            <m:num>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AC</m:t>
                                  </m:r>
                                </m:sup>
                              </m:sSubSup>
                              <m:r>
                                <w:rPr>
                                  <w:rFonts w:ascii="Cambria Math" w:hAnsi="Cambria Math"/>
                                </w:rPr>
                                <m:t>)</m:t>
                              </m:r>
                            </m:num>
                            <m:den>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SL</m:t>
                                  </m:r>
                                </m:sup>
                              </m:sSubSup>
                              <m:r>
                                <w:rPr>
                                  <w:rFonts w:ascii="Cambria Math" w:hAnsi="Cambria Math"/>
                                </w:rPr>
                                <m:t>)</m:t>
                              </m:r>
                            </m:den>
                          </m:f>
                        </m:e>
                      </m:d>
                    </m:num>
                    <m:den>
                      <m:sSub>
                        <m:sSubPr>
                          <m:ctrlPr>
                            <w:rPr>
                              <w:rFonts w:ascii="Cambria Math" w:hAnsi="Cambria Math"/>
                              <w:i/>
                            </w:rPr>
                          </m:ctrlPr>
                        </m:sSubPr>
                        <m:e>
                          <m:r>
                            <w:rPr>
                              <w:rFonts w:ascii="Cambria Math" w:hAnsi="Cambria Math"/>
                            </w:rPr>
                            <m:t>AC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SL</m:t>
                          </m:r>
                        </m:e>
                        <m:sub>
                          <m:r>
                            <w:rPr>
                              <w:rFonts w:ascii="Cambria Math" w:hAnsi="Cambria Math"/>
                            </w:rPr>
                            <m:t>i</m:t>
                          </m:r>
                        </m:sub>
                      </m:sSub>
                    </m:den>
                  </m:f>
                </m:e>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SL</m:t>
                                      </m:r>
                                    </m:sup>
                                  </m:sSubSup>
                                </m:e>
                              </m:d>
                            </m:e>
                          </m:func>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SL</m:t>
                      </m:r>
                    </m:e>
                    <m:sub>
                      <m:r>
                        <w:rPr>
                          <w:rFonts w:ascii="Cambria Math" w:hAnsi="Cambria Math"/>
                        </w:rPr>
                        <m:t>i</m:t>
                      </m:r>
                    </m:sub>
                  </m:sSub>
                </m:e>
              </m:eqArr>
            </m:e>
          </m:d>
        </m:oMath>
      </m:oMathPara>
    </w:p>
    <w:p w:rsidR="000D5815" w:rsidRDefault="000D5815" w:rsidP="005C6C28">
      <w:pPr>
        <w:ind w:firstLine="426"/>
        <w:rPr>
          <w:rFonts w:eastAsiaTheme="minorEastAsia"/>
        </w:rPr>
      </w:pPr>
      <w:r>
        <w:rPr>
          <w:rFonts w:eastAsiaTheme="minorEastAsia"/>
        </w:rPr>
        <w:t>Et dans le cas d’une fonction One-</w:t>
      </w:r>
      <w:proofErr w:type="spellStart"/>
      <w:r>
        <w:rPr>
          <w:rFonts w:eastAsiaTheme="minorEastAsia"/>
        </w:rPr>
        <w:t>sided</w:t>
      </w:r>
      <w:proofErr w:type="spellEnd"/>
      <w:r>
        <w:rPr>
          <w:rFonts w:eastAsiaTheme="minorEastAsia"/>
        </w:rPr>
        <w:t xml:space="preserve"> croissante : </w:t>
      </w:r>
    </w:p>
    <w:p w:rsidR="000D5815" w:rsidRPr="002E1AC2" w:rsidRDefault="000D5815" w:rsidP="000D5815">
      <w:pPr>
        <w:rPr>
          <w:rFonts w:eastAsiaTheme="minorEastAsia"/>
        </w:rPr>
      </w:pPr>
      <m:oMathPara>
        <m:oMath>
          <m:r>
            <w:rPr>
              <w:rFonts w:ascii="Cambria Math" w:hAnsi="Cambria Math"/>
            </w:rPr>
            <m:t xml:space="preserve">Si </m:t>
          </m:r>
          <m:sSub>
            <m:sSubPr>
              <m:ctrlPr>
                <w:rPr>
                  <w:rFonts w:ascii="Cambria Math" w:hAnsi="Cambria Math"/>
                  <w:i/>
                </w:rPr>
              </m:ctrlPr>
            </m:sSubPr>
            <m:e>
              <m:r>
                <w:rPr>
                  <w:rFonts w:ascii="Cambria Math" w:hAnsi="Cambria Math"/>
                </w:rPr>
                <m:t>AC</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SL</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ln</m:t>
                      </m:r>
                      <m:d>
                        <m:dPr>
                          <m:ctrlPr>
                            <w:rPr>
                              <w:rFonts w:ascii="Cambria Math" w:hAnsi="Cambria Math"/>
                              <w:i/>
                            </w:rPr>
                          </m:ctrlPr>
                        </m:dPr>
                        <m:e>
                          <m:f>
                            <m:fPr>
                              <m:type m:val="skw"/>
                              <m:ctrlPr>
                                <w:rPr>
                                  <w:rFonts w:ascii="Cambria Math" w:hAnsi="Cambria Math"/>
                                  <w:i/>
                                </w:rPr>
                              </m:ctrlPr>
                            </m:fPr>
                            <m:num>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SL</m:t>
                                  </m:r>
                                </m:sup>
                              </m:sSubSup>
                              <m:r>
                                <w:rPr>
                                  <w:rFonts w:ascii="Cambria Math" w:hAnsi="Cambria Math"/>
                                </w:rPr>
                                <m:t>)</m:t>
                              </m:r>
                            </m:num>
                            <m:den>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AC</m:t>
                                  </m:r>
                                </m:sup>
                              </m:sSubSup>
                              <m:r>
                                <w:rPr>
                                  <w:rFonts w:ascii="Cambria Math" w:hAnsi="Cambria Math"/>
                                </w:rPr>
                                <m:t>)</m:t>
                              </m:r>
                            </m:den>
                          </m:f>
                        </m:e>
                      </m:d>
                    </m:num>
                    <m:den>
                      <m:sSub>
                        <m:sSubPr>
                          <m:ctrlPr>
                            <w:rPr>
                              <w:rFonts w:ascii="Cambria Math" w:hAnsi="Cambria Math"/>
                              <w:i/>
                            </w:rPr>
                          </m:ctrlPr>
                        </m:sSubPr>
                        <m:e>
                          <m:r>
                            <w:rPr>
                              <w:rFonts w:ascii="Cambria Math" w:hAnsi="Cambria Math"/>
                            </w:rPr>
                            <m:t>AC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SL</m:t>
                          </m:r>
                        </m:e>
                        <m:sub>
                          <m:r>
                            <w:rPr>
                              <w:rFonts w:ascii="Cambria Math" w:hAnsi="Cambria Math"/>
                            </w:rPr>
                            <m:t>i</m:t>
                          </m:r>
                        </m:sub>
                      </m:sSub>
                    </m:den>
                  </m:f>
                </m:e>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SL</m:t>
                                      </m:r>
                                    </m:sup>
                                  </m:sSubSup>
                                </m:e>
                              </m:d>
                            </m:e>
                          </m:func>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SL</m:t>
                      </m:r>
                    </m:e>
                    <m:sub>
                      <m:r>
                        <w:rPr>
                          <w:rFonts w:ascii="Cambria Math" w:hAnsi="Cambria Math"/>
                        </w:rPr>
                        <m:t>i</m:t>
                      </m:r>
                    </m:sub>
                  </m:sSub>
                </m:e>
              </m:eqArr>
            </m:e>
          </m:d>
        </m:oMath>
      </m:oMathPara>
    </w:p>
    <w:p w:rsidR="000D5815" w:rsidRPr="00251B87" w:rsidRDefault="000D5815" w:rsidP="000D5815"/>
    <w:p w:rsidR="000D5815" w:rsidRDefault="000D5815" w:rsidP="005C6C28">
      <w:pPr>
        <w:ind w:firstLine="426"/>
        <w:jc w:val="both"/>
      </w:pPr>
      <w:r>
        <w:t xml:space="preserve">La troisième fonction de Harrington, appelée </w:t>
      </w:r>
      <w:proofErr w:type="spellStart"/>
      <w:r>
        <w:t>Two-sided</w:t>
      </w:r>
      <w:proofErr w:type="spellEnd"/>
      <w:r>
        <w:t xml:space="preserve">, permet le ciblage d’une valeur pour une variable d’observation, ou la spécification d’une zone de satisfaction pour plusieurs valeurs d’une </w:t>
      </w:r>
      <w:proofErr w:type="spellStart"/>
      <w:r>
        <w:t>VObs</w:t>
      </w:r>
      <w:proofErr w:type="spellEnd"/>
      <w:r>
        <w:t xml:space="preserve">. Elle est paramétrée par 4 points : </w:t>
      </w:r>
    </w:p>
    <w:p w:rsidR="000D5815" w:rsidRPr="007A382E" w:rsidRDefault="000D5815" w:rsidP="00043ECD">
      <w:pPr>
        <w:pStyle w:val="Paragraphedeliste"/>
        <w:numPr>
          <w:ilvl w:val="0"/>
          <w:numId w:val="8"/>
        </w:numPr>
        <w:ind w:left="709" w:hanging="425"/>
        <w:jc w:val="both"/>
        <w:rPr>
          <w:lang w:val="en-US"/>
        </w:rPr>
      </w:pPr>
      <w:r w:rsidRPr="007A382E">
        <w:rPr>
          <w:lang w:val="en-US"/>
        </w:rPr>
        <w:lastRenderedPageBreak/>
        <w:t>La Lower Soft Limit (LSL)</w:t>
      </w:r>
    </w:p>
    <w:p w:rsidR="000D5815" w:rsidRPr="007A382E" w:rsidRDefault="000D5815" w:rsidP="00043ECD">
      <w:pPr>
        <w:pStyle w:val="Paragraphedeliste"/>
        <w:numPr>
          <w:ilvl w:val="0"/>
          <w:numId w:val="8"/>
        </w:numPr>
        <w:ind w:left="709" w:hanging="425"/>
        <w:jc w:val="both"/>
        <w:rPr>
          <w:lang w:val="en-US"/>
        </w:rPr>
      </w:pPr>
      <w:r w:rsidRPr="007A382E">
        <w:rPr>
          <w:lang w:val="en-US"/>
        </w:rPr>
        <w:t>La Upper Soft Limit (USL)</w:t>
      </w:r>
    </w:p>
    <w:p w:rsidR="000D5815" w:rsidRPr="007A382E" w:rsidRDefault="000D5815" w:rsidP="00043ECD">
      <w:pPr>
        <w:pStyle w:val="Paragraphedeliste"/>
        <w:numPr>
          <w:ilvl w:val="0"/>
          <w:numId w:val="8"/>
        </w:numPr>
        <w:ind w:left="709" w:hanging="425"/>
        <w:jc w:val="both"/>
      </w:pPr>
      <w:r w:rsidRPr="007A382E">
        <w:t xml:space="preserve">La </w:t>
      </w:r>
      <w:proofErr w:type="spellStart"/>
      <w:r w:rsidRPr="007A382E">
        <w:t>Lower</w:t>
      </w:r>
      <w:proofErr w:type="spellEnd"/>
      <w:r w:rsidRPr="007A382E">
        <w:t xml:space="preserve"> </w:t>
      </w:r>
      <w:proofErr w:type="spellStart"/>
      <w:r w:rsidRPr="007A382E">
        <w:t>Accurate</w:t>
      </w:r>
      <w:proofErr w:type="spellEnd"/>
      <w:r w:rsidRPr="007A382E">
        <w:t xml:space="preserve"> </w:t>
      </w:r>
      <w:proofErr w:type="spellStart"/>
      <w:r w:rsidRPr="007A382E">
        <w:t>Constraint</w:t>
      </w:r>
      <w:proofErr w:type="spellEnd"/>
      <w:r w:rsidRPr="007A382E">
        <w:t xml:space="preserve"> (LAC)</w:t>
      </w:r>
    </w:p>
    <w:p w:rsidR="000D5815" w:rsidRDefault="000D5815" w:rsidP="00043ECD">
      <w:pPr>
        <w:pStyle w:val="Paragraphedeliste"/>
        <w:numPr>
          <w:ilvl w:val="0"/>
          <w:numId w:val="8"/>
        </w:numPr>
        <w:ind w:left="709" w:hanging="425"/>
        <w:jc w:val="both"/>
      </w:pPr>
      <w:r>
        <w:t xml:space="preserve">La </w:t>
      </w:r>
      <w:proofErr w:type="spellStart"/>
      <w:r>
        <w:t>Upper</w:t>
      </w:r>
      <w:proofErr w:type="spellEnd"/>
      <w:r w:rsidRPr="007A382E">
        <w:t xml:space="preserve"> </w:t>
      </w:r>
      <w:proofErr w:type="spellStart"/>
      <w:r>
        <w:t>Accurate</w:t>
      </w:r>
      <w:proofErr w:type="spellEnd"/>
      <w:r>
        <w:t xml:space="preserve"> </w:t>
      </w:r>
      <w:proofErr w:type="spellStart"/>
      <w:r>
        <w:t>Constraint</w:t>
      </w:r>
      <w:proofErr w:type="spellEnd"/>
      <w:r>
        <w:t xml:space="preserve"> (U</w:t>
      </w:r>
      <w:r w:rsidRPr="007A382E">
        <w:t>AC)</w:t>
      </w:r>
    </w:p>
    <w:p w:rsidR="000D5815" w:rsidRDefault="000D5815" w:rsidP="005C6C28">
      <w:pPr>
        <w:ind w:firstLine="426"/>
        <w:jc w:val="both"/>
      </w:pPr>
      <w:r>
        <w:t xml:space="preserve">Qui obéissent aux contraintes suivantes : </w:t>
      </w:r>
    </w:p>
    <w:p w:rsidR="000D5815" w:rsidRPr="007A382E" w:rsidRDefault="003F2299" w:rsidP="000D5815">
      <w:pPr>
        <w:jc w:val="both"/>
        <w:rPr>
          <w:rFonts w:eastAsiaTheme="minorEastAsia"/>
        </w:rPr>
      </w:pPr>
      <m:oMathPara>
        <m:oMath>
          <m:sSub>
            <m:sSubPr>
              <m:ctrlPr>
                <w:rPr>
                  <w:rFonts w:ascii="Cambria Math" w:hAnsi="Cambria Math"/>
                  <w:i/>
                </w:rPr>
              </m:ctrlPr>
            </m:sSubPr>
            <m:e>
              <m:r>
                <w:rPr>
                  <w:rFonts w:ascii="Cambria Math" w:hAnsi="Cambria Math"/>
                </w:rPr>
                <m:t>LSL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LAC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UAC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USL</m:t>
              </m:r>
            </m:e>
            <m:sub>
              <m:r>
                <w:rPr>
                  <w:rFonts w:ascii="Cambria Math" w:hAnsi="Cambria Math"/>
                </w:rPr>
                <m:t>i</m:t>
              </m:r>
            </m:sub>
          </m:sSub>
          <m:r>
            <w:rPr>
              <w:rFonts w:ascii="Cambria Math" w:hAnsi="Cambria Math"/>
            </w:rPr>
            <m:t xml:space="preserve"> avec </m:t>
          </m:r>
          <m:sSub>
            <m:sSubPr>
              <m:ctrlPr>
                <w:rPr>
                  <w:rFonts w:ascii="Cambria Math" w:hAnsi="Cambria Math"/>
                  <w:i/>
                </w:rPr>
              </m:ctrlPr>
            </m:sSubPr>
            <m:e>
              <m:r>
                <w:rPr>
                  <w:rFonts w:ascii="Cambria Math" w:hAnsi="Cambria Math"/>
                </w:rPr>
                <m:t>UAC</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USL</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LSL</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LAC</m:t>
              </m:r>
            </m:e>
            <m:sub>
              <m:r>
                <w:rPr>
                  <w:rFonts w:ascii="Cambria Math" w:hAnsi="Cambria Math"/>
                </w:rPr>
                <m:t>i</m:t>
              </m:r>
            </m:sub>
          </m:sSub>
        </m:oMath>
      </m:oMathPara>
    </w:p>
    <w:p w:rsidR="000D5815" w:rsidRDefault="000D5815" w:rsidP="005C6C28">
      <w:pPr>
        <w:ind w:firstLine="426"/>
        <w:jc w:val="both"/>
        <w:rPr>
          <w:rFonts w:eastAsiaTheme="minorEastAsia"/>
        </w:rPr>
      </w:pPr>
      <w:r>
        <w:rPr>
          <w:rFonts w:eastAsiaTheme="minorEastAsia"/>
        </w:rPr>
        <w:t xml:space="preserve">La fonction </w:t>
      </w:r>
      <w:proofErr w:type="spellStart"/>
      <w:r>
        <w:rPr>
          <w:rFonts w:eastAsiaTheme="minorEastAsia"/>
        </w:rPr>
        <w:t>Two-Sided</w:t>
      </w:r>
      <w:proofErr w:type="spellEnd"/>
      <w:r>
        <w:rPr>
          <w:rFonts w:eastAsiaTheme="minorEastAsia"/>
        </w:rPr>
        <w:t xml:space="preserve"> de Harrington est calculée comme suit : </w:t>
      </w:r>
    </w:p>
    <w:p w:rsidR="000D5815" w:rsidRPr="007A382E" w:rsidRDefault="003F2299" w:rsidP="000D5815">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U+L</m:t>
                                  </m:r>
                                </m:e>
                              </m:d>
                            </m:num>
                            <m:den>
                              <m:r>
                                <w:rPr>
                                  <w:rFonts w:ascii="Cambria Math" w:hAnsi="Cambria Math"/>
                                </w:rPr>
                                <m:t>U-L</m:t>
                              </m:r>
                            </m:den>
                          </m:f>
                        </m:e>
                      </m:d>
                    </m:e>
                    <m:sup>
                      <m:r>
                        <w:rPr>
                          <w:rFonts w:ascii="Cambria Math" w:hAnsi="Cambria Math"/>
                        </w:rPr>
                        <m:t>n</m:t>
                      </m:r>
                    </m:sup>
                  </m:sSup>
                </m:e>
              </m:d>
            </m:e>
          </m:d>
          <m:r>
            <w:rPr>
              <w:rFonts w:ascii="Cambria Math" w:hAnsi="Cambria Math"/>
            </w:rPr>
            <m:t xml:space="preserve">avec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UAC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USL</m:t>
                          </m:r>
                        </m:e>
                        <m:sub>
                          <m:r>
                            <w:rPr>
                              <w:rFonts w:ascii="Cambria Math" w:hAnsi="Cambria Math"/>
                            </w:rPr>
                            <m:t>i</m:t>
                          </m:r>
                        </m:sub>
                      </m:sSub>
                    </m:num>
                    <m:den>
                      <m:r>
                        <w:rPr>
                          <w:rFonts w:ascii="Cambria Math" w:hAnsi="Cambria Math"/>
                        </w:rPr>
                        <m:t>2</m:t>
                      </m:r>
                    </m:den>
                  </m:f>
                </m:e>
                <m:e>
                  <m:r>
                    <w:rPr>
                      <w:rFonts w:ascii="Cambria Math"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LSL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LAC</m:t>
                          </m:r>
                        </m:e>
                        <m:sub>
                          <m:r>
                            <w:rPr>
                              <w:rFonts w:ascii="Cambria Math" w:hAnsi="Cambria Math"/>
                            </w:rPr>
                            <m:t>i</m:t>
                          </m:r>
                        </m:sub>
                      </m:sSub>
                    </m:num>
                    <m:den>
                      <m:r>
                        <w:rPr>
                          <w:rFonts w:ascii="Cambria Math" w:hAnsi="Cambria Math"/>
                        </w:rPr>
                        <m:t>2</m:t>
                      </m:r>
                    </m:den>
                  </m:f>
                </m:e>
                <m:e>
                  <m:r>
                    <w:rPr>
                      <w:rFonts w:ascii="Cambria Math" w:hAnsi="Cambria Math"/>
                    </w:rPr>
                    <m:t>n=</m:t>
                  </m:r>
                  <m:f>
                    <m:fPr>
                      <m:ctrlPr>
                        <w:rPr>
                          <w:rFonts w:ascii="Cambria Math" w:hAnsi="Cambria Math"/>
                          <w:i/>
                        </w:rPr>
                      </m:ctrlPr>
                    </m:fPr>
                    <m:num>
                      <m:r>
                        <m:rPr>
                          <m:sty m:val="p"/>
                        </m:rPr>
                        <w:rPr>
                          <w:rFonts w:ascii="Cambria Math" w:hAnsi="Cambria Math"/>
                        </w:rPr>
                        <m:t>ln⁡</m:t>
                      </m:r>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SL</m:t>
                                  </m:r>
                                </m:sup>
                              </m:sSubSup>
                            </m:e>
                          </m:d>
                        </m:e>
                      </m:func>
                      <m:r>
                        <w:rPr>
                          <w:rFonts w:ascii="Cambria Math" w:hAnsi="Cambria Math"/>
                        </w:rPr>
                        <m:t>)</m:t>
                      </m:r>
                    </m:num>
                    <m:den>
                      <m:r>
                        <w:rPr>
                          <w:rFonts w:ascii="Cambria Math" w:hAnsi="Cambria Math"/>
                        </w:rPr>
                        <m:t>ln</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LSL</m:t>
                                      </m:r>
                                    </m:e>
                                    <m:sub>
                                      <m:r>
                                        <w:rPr>
                                          <w:rFonts w:ascii="Cambria Math" w:hAnsi="Cambria Math"/>
                                        </w:rPr>
                                        <m:t>i</m:t>
                                      </m:r>
                                    </m:sub>
                                  </m:sSub>
                                  <m:r>
                                    <w:rPr>
                                      <w:rFonts w:ascii="Cambria Math" w:hAnsi="Cambria Math"/>
                                    </w:rPr>
                                    <m:t>-(U+L)</m:t>
                                  </m:r>
                                </m:num>
                                <m:den>
                                  <m:r>
                                    <w:rPr>
                                      <w:rFonts w:ascii="Cambria Math" w:hAnsi="Cambria Math"/>
                                    </w:rPr>
                                    <m:t>U-L</m:t>
                                  </m:r>
                                </m:den>
                              </m:f>
                            </m:e>
                          </m:d>
                        </m:e>
                      </m:d>
                    </m:den>
                  </m:f>
                </m:e>
              </m:eqArr>
            </m:e>
          </m:d>
        </m:oMath>
      </m:oMathPara>
    </w:p>
    <w:p w:rsidR="000D5815" w:rsidRDefault="000D5815" w:rsidP="005C6C28">
      <w:pPr>
        <w:ind w:firstLine="426"/>
        <w:rPr>
          <w:rFonts w:eastAsiaTheme="minorEastAsia"/>
        </w:rPr>
      </w:pPr>
      <w:r>
        <w:rPr>
          <w:rFonts w:eastAsiaTheme="minorEastAsia"/>
        </w:rPr>
        <w:t xml:space="preserve">Ces fonctions de désirabilité présentent de nombreux avantages : </w:t>
      </w:r>
    </w:p>
    <w:p w:rsidR="000D5815" w:rsidRDefault="000D5815" w:rsidP="00043ECD">
      <w:pPr>
        <w:pStyle w:val="Paragraphedeliste"/>
        <w:numPr>
          <w:ilvl w:val="0"/>
          <w:numId w:val="9"/>
        </w:numPr>
        <w:ind w:left="709" w:hanging="425"/>
        <w:rPr>
          <w:rFonts w:eastAsiaTheme="minorEastAsia"/>
        </w:rPr>
      </w:pPr>
      <w:r>
        <w:rPr>
          <w:rFonts w:eastAsiaTheme="minorEastAsia"/>
        </w:rPr>
        <w:t>Elles sont simples à comprendre</w:t>
      </w:r>
    </w:p>
    <w:p w:rsidR="000D5815" w:rsidRDefault="000D5815" w:rsidP="00043ECD">
      <w:pPr>
        <w:pStyle w:val="Paragraphedeliste"/>
        <w:numPr>
          <w:ilvl w:val="0"/>
          <w:numId w:val="9"/>
        </w:numPr>
        <w:ind w:left="709" w:hanging="425"/>
        <w:rPr>
          <w:rFonts w:eastAsiaTheme="minorEastAsia"/>
        </w:rPr>
      </w:pPr>
      <w:r>
        <w:rPr>
          <w:rFonts w:eastAsiaTheme="minorEastAsia"/>
        </w:rPr>
        <w:t>Elles ne présentent pas de discontinuité</w:t>
      </w:r>
    </w:p>
    <w:p w:rsidR="000D5815" w:rsidRDefault="000D5815" w:rsidP="00043ECD">
      <w:pPr>
        <w:pStyle w:val="Paragraphedeliste"/>
        <w:numPr>
          <w:ilvl w:val="0"/>
          <w:numId w:val="9"/>
        </w:numPr>
        <w:ind w:left="709" w:hanging="425"/>
        <w:rPr>
          <w:rFonts w:eastAsiaTheme="minorEastAsia"/>
        </w:rPr>
      </w:pPr>
      <w:r>
        <w:rPr>
          <w:rFonts w:eastAsiaTheme="minorEastAsia"/>
        </w:rPr>
        <w:t>Elles remplissent l’objectif de formalisation des préférences</w:t>
      </w:r>
    </w:p>
    <w:p w:rsidR="000D5815" w:rsidRDefault="000D5815" w:rsidP="00043ECD">
      <w:pPr>
        <w:pStyle w:val="Paragraphedeliste"/>
        <w:numPr>
          <w:ilvl w:val="0"/>
          <w:numId w:val="9"/>
        </w:numPr>
        <w:ind w:left="709" w:hanging="425"/>
        <w:rPr>
          <w:rFonts w:eastAsiaTheme="minorEastAsia"/>
        </w:rPr>
      </w:pPr>
      <w:r>
        <w:rPr>
          <w:rFonts w:eastAsiaTheme="minorEastAsia"/>
        </w:rPr>
        <w:t>Elles sont adaptées aux buts recherchés en conception : augmentation, diminution ou ciblage</w:t>
      </w:r>
    </w:p>
    <w:p w:rsidR="000D5815" w:rsidRPr="003A3164" w:rsidRDefault="000D5815" w:rsidP="000D5815">
      <w:pPr>
        <w:rPr>
          <w:rFonts w:eastAsiaTheme="minorEastAsia"/>
        </w:rPr>
      </w:pPr>
    </w:p>
    <w:p w:rsidR="000D5815" w:rsidRDefault="000D5815" w:rsidP="000D5815">
      <w:pPr>
        <w:pStyle w:val="Titre4"/>
      </w:pPr>
      <w:r>
        <w:t xml:space="preserve">Fonctions de </w:t>
      </w:r>
      <w:proofErr w:type="spellStart"/>
      <w:r>
        <w:t>Derringer</w:t>
      </w:r>
      <w:proofErr w:type="spellEnd"/>
    </w:p>
    <w:p w:rsidR="000D5815" w:rsidRDefault="000D5815" w:rsidP="005C6C28">
      <w:pPr>
        <w:ind w:firstLine="426"/>
        <w:jc w:val="both"/>
      </w:pPr>
      <w:r>
        <w:t xml:space="preserve">En se basant sur les travaux de Harrington, </w:t>
      </w:r>
      <w:proofErr w:type="spellStart"/>
      <w:r>
        <w:t>Derringer</w:t>
      </w:r>
      <w:proofErr w:type="spellEnd"/>
      <w:r>
        <w:t xml:space="preserve"> </w:t>
      </w:r>
      <w:r w:rsidRPr="00F23C81">
        <w:rPr>
          <w:highlight w:val="yellow"/>
        </w:rPr>
        <w:t>[</w:t>
      </w:r>
      <w:proofErr w:type="spellStart"/>
      <w:r w:rsidRPr="00F23C81">
        <w:rPr>
          <w:highlight w:val="yellow"/>
        </w:rPr>
        <w:t>Derringer</w:t>
      </w:r>
      <w:proofErr w:type="spellEnd"/>
      <w:r w:rsidRPr="00F23C81">
        <w:rPr>
          <w:highlight w:val="yellow"/>
        </w:rPr>
        <w:t>, 1980]</w:t>
      </w:r>
      <w:r>
        <w:t xml:space="preserve"> propose ses fonctions de désirabilité appliquées à l’optimisation en conception. A la différence des fonctions de Harrington, les fonctions de désirabilité de </w:t>
      </w:r>
      <w:proofErr w:type="spellStart"/>
      <w:r>
        <w:t>Derringer</w:t>
      </w:r>
      <w:proofErr w:type="spellEnd"/>
      <w:r>
        <w:t xml:space="preserve"> présentent des discontinuités et sont définies par morceaux. En fonction du but recherché, </w:t>
      </w:r>
      <w:proofErr w:type="spellStart"/>
      <w:r>
        <w:t>Derringer</w:t>
      </w:r>
      <w:proofErr w:type="spellEnd"/>
      <w:r>
        <w:t xml:space="preserve"> propose deux types de fonction (tout comme Harrington) : le type One-</w:t>
      </w:r>
      <w:proofErr w:type="spellStart"/>
      <w:r>
        <w:t>sided</w:t>
      </w:r>
      <w:proofErr w:type="spellEnd"/>
      <w:r>
        <w:t xml:space="preserve"> en cas de maximisation/minimisation et le type </w:t>
      </w:r>
      <w:proofErr w:type="spellStart"/>
      <w:r>
        <w:t>Two-sided</w:t>
      </w:r>
      <w:proofErr w:type="spellEnd"/>
      <w:r>
        <w:t xml:space="preserve"> utilisé pour du ciblage.</w:t>
      </w:r>
    </w:p>
    <w:p w:rsidR="000D5815" w:rsidRDefault="000D5815" w:rsidP="000D5815">
      <w:pPr>
        <w:keepNext/>
        <w:jc w:val="center"/>
      </w:pPr>
      <w:r>
        <w:rPr>
          <w:noProof/>
          <w:lang w:eastAsia="fr-FR"/>
        </w:rPr>
        <w:drawing>
          <wp:inline distT="0" distB="0" distL="0" distR="0" wp14:anchorId="4417947E" wp14:editId="57A8708D">
            <wp:extent cx="3562350" cy="128804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4234" cy="1288721"/>
                    </a:xfrm>
                    <a:prstGeom prst="rect">
                      <a:avLst/>
                    </a:prstGeom>
                  </pic:spPr>
                </pic:pic>
              </a:graphicData>
            </a:graphic>
          </wp:inline>
        </w:drawing>
      </w:r>
    </w:p>
    <w:p w:rsidR="000D5815" w:rsidRDefault="000D5815" w:rsidP="000D5815">
      <w:pPr>
        <w:pStyle w:val="Lgende"/>
        <w:jc w:val="center"/>
      </w:pPr>
      <w:bookmarkStart w:id="144" w:name="_Toc465344441"/>
      <w:r>
        <w:t xml:space="preserve">Figure </w:t>
      </w:r>
      <w:fldSimple w:instr=" SEQ Figure \* ARABIC ">
        <w:r w:rsidR="007F43A3">
          <w:rPr>
            <w:noProof/>
          </w:rPr>
          <w:t>38</w:t>
        </w:r>
      </w:fldSimple>
      <w:r>
        <w:t xml:space="preserve"> : Fonctions de désirabilité de </w:t>
      </w:r>
      <w:proofErr w:type="spellStart"/>
      <w:r>
        <w:t>Derringer</w:t>
      </w:r>
      <w:bookmarkEnd w:id="144"/>
      <w:proofErr w:type="spellEnd"/>
    </w:p>
    <w:p w:rsidR="000D5815" w:rsidRDefault="000D5815" w:rsidP="005C6C28">
      <w:pPr>
        <w:ind w:firstLine="426"/>
        <w:jc w:val="both"/>
      </w:pPr>
      <w:r>
        <w:t>La fonction One-</w:t>
      </w:r>
      <w:proofErr w:type="spellStart"/>
      <w:r>
        <w:t>sided</w:t>
      </w:r>
      <w:proofErr w:type="spellEnd"/>
      <w:r>
        <w:t xml:space="preserve"> dispose de trois paramètres : </w:t>
      </w:r>
    </w:p>
    <w:p w:rsidR="000D5815" w:rsidRPr="00FF0A04" w:rsidRDefault="000D5815" w:rsidP="00043ECD">
      <w:pPr>
        <w:pStyle w:val="Paragraphedeliste"/>
        <w:numPr>
          <w:ilvl w:val="0"/>
          <w:numId w:val="10"/>
        </w:numPr>
        <w:ind w:left="709" w:hanging="425"/>
        <w:jc w:val="both"/>
      </w:pPr>
      <w:r>
        <w:t xml:space="preserve">Le paramètre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eastAsiaTheme="minorEastAsia"/>
        </w:rPr>
        <w:t xml:space="preserve"> indique la limite au-dessous de laquelle les valeurs de la variable d’observation considérées sont inadmissibles pour le concepteur</w:t>
      </w:r>
    </w:p>
    <w:p w:rsidR="000D5815" w:rsidRPr="00FF0A04" w:rsidRDefault="000D5815" w:rsidP="00043ECD">
      <w:pPr>
        <w:pStyle w:val="Paragraphedeliste"/>
        <w:numPr>
          <w:ilvl w:val="0"/>
          <w:numId w:val="10"/>
        </w:numPr>
        <w:ind w:left="709" w:hanging="425"/>
        <w:jc w:val="both"/>
      </w:pPr>
      <w:r>
        <w:t xml:space="preserve">Le paramètre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eastAsiaTheme="minorEastAsia"/>
        </w:rPr>
        <w:t xml:space="preserve"> indique la limite au-dessus de laquelle les valeurs de la variable d’observation considérées sont satisf</w:t>
      </w:r>
      <w:proofErr w:type="spellStart"/>
      <w:r>
        <w:rPr>
          <w:rFonts w:eastAsiaTheme="minorEastAsia"/>
        </w:rPr>
        <w:t>aisantes</w:t>
      </w:r>
      <w:proofErr w:type="spellEnd"/>
      <w:r>
        <w:rPr>
          <w:rFonts w:eastAsiaTheme="minorEastAsia"/>
        </w:rPr>
        <w:t xml:space="preserve"> pour le concepteur</w:t>
      </w:r>
    </w:p>
    <w:p w:rsidR="000D5815" w:rsidRDefault="000D5815" w:rsidP="00043ECD">
      <w:pPr>
        <w:pStyle w:val="Paragraphedeliste"/>
        <w:numPr>
          <w:ilvl w:val="0"/>
          <w:numId w:val="10"/>
        </w:numPr>
        <w:ind w:left="709" w:hanging="425"/>
        <w:jc w:val="both"/>
      </w:pPr>
      <w:r>
        <w:t>Le paramètre r permet de jouer sur la courbure de la fonction</w:t>
      </w:r>
    </w:p>
    <w:p w:rsidR="000D5815" w:rsidRPr="00646358" w:rsidRDefault="003F2299" w:rsidP="000D5815">
      <w:pPr>
        <w:jc w:val="both"/>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pour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num>
                            <m:den>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den>
                          </m:f>
                        </m:e>
                      </m:d>
                    </m:e>
                    <m:sup>
                      <m:r>
                        <w:rPr>
                          <w:rFonts w:ascii="Cambria Math" w:hAnsi="Cambria Math"/>
                        </w:rPr>
                        <m:t>r</m:t>
                      </m:r>
                    </m:sup>
                  </m:sSup>
                  <m:r>
                    <w:rPr>
                      <w:rFonts w:ascii="Cambria Math" w:hAnsi="Cambria Math"/>
                    </w:rPr>
                    <m:t xml:space="preserve"> pour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e>
                  <m:r>
                    <w:rPr>
                      <w:rFonts w:ascii="Cambria Math" w:hAnsi="Cambria Math"/>
                    </w:rPr>
                    <m:t xml:space="preserve">1 pour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eqArr>
            </m:e>
          </m:d>
        </m:oMath>
      </m:oMathPara>
    </w:p>
    <w:p w:rsidR="000D5815" w:rsidRDefault="000D5815" w:rsidP="005C6C28">
      <w:pPr>
        <w:ind w:firstLine="426"/>
        <w:jc w:val="both"/>
        <w:rPr>
          <w:rFonts w:eastAsiaTheme="minorEastAsia"/>
        </w:rPr>
      </w:pPr>
      <w:r>
        <w:rPr>
          <w:rFonts w:eastAsiaTheme="minorEastAsia"/>
        </w:rPr>
        <w:t xml:space="preserve">La fonction </w:t>
      </w:r>
      <w:proofErr w:type="spellStart"/>
      <w:r>
        <w:rPr>
          <w:rFonts w:eastAsiaTheme="minorEastAsia"/>
        </w:rPr>
        <w:t>Two-sided</w:t>
      </w:r>
      <w:proofErr w:type="spellEnd"/>
      <w:r>
        <w:rPr>
          <w:rFonts w:eastAsiaTheme="minorEastAsia"/>
        </w:rPr>
        <w:t xml:space="preserve"> est construite sur le même principe que la fonction One-</w:t>
      </w:r>
      <w:proofErr w:type="spellStart"/>
      <w:r>
        <w:rPr>
          <w:rFonts w:eastAsiaTheme="minorEastAsia"/>
        </w:rPr>
        <w:t>sided</w:t>
      </w:r>
      <w:proofErr w:type="spellEnd"/>
      <w:r>
        <w:rPr>
          <w:rFonts w:eastAsiaTheme="minorEastAsia"/>
        </w:rPr>
        <w:t xml:space="preserve">, en </w:t>
      </w:r>
      <w:proofErr w:type="gramStart"/>
      <w:r>
        <w:rPr>
          <w:rFonts w:eastAsiaTheme="minorEastAsia"/>
        </w:rPr>
        <w:t>la</w:t>
      </w:r>
      <w:proofErr w:type="gramEnd"/>
      <w:r>
        <w:rPr>
          <w:rFonts w:eastAsiaTheme="minorEastAsia"/>
        </w:rPr>
        <w:t xml:space="preserve"> définissant par morceaux. Les paramètres de la fonction </w:t>
      </w:r>
      <w:proofErr w:type="spellStart"/>
      <w:r>
        <w:rPr>
          <w:rFonts w:eastAsiaTheme="minorEastAsia"/>
        </w:rPr>
        <w:t>Two-sided</w:t>
      </w:r>
      <w:proofErr w:type="spellEnd"/>
      <w:r>
        <w:rPr>
          <w:rFonts w:eastAsiaTheme="minorEastAsia"/>
        </w:rPr>
        <w:t xml:space="preserve"> sont les deux bornes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eastAsiaTheme="minorEastAsia"/>
        </w:rPr>
        <w:t xml:space="preserve"> et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eastAsiaTheme="minorEastAsia"/>
        </w:rPr>
        <w:t xml:space="preserve"> au-delà desquelles la désirabilité est nulle. La valeur cible est </w:t>
      </w:r>
      <w:proofErr w:type="gramStart"/>
      <w:r>
        <w:rPr>
          <w:rFonts w:eastAsiaTheme="minorEastAsia"/>
        </w:rPr>
        <w:t xml:space="preserve">notée </w:t>
      </w:r>
      <w:proofErr w:type="gramEnd"/>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eastAsiaTheme="minorEastAsia"/>
        </w:rPr>
        <w:t xml:space="preserve">. Enfin, les paramètres r et t définissent les niveaux de courbures de la fonction, indépendants l’un de l’autre : </w:t>
      </w:r>
    </w:p>
    <w:p w:rsidR="000D5815" w:rsidRPr="00646358" w:rsidRDefault="003F2299" w:rsidP="000D5815">
      <w:pPr>
        <w:jc w:val="both"/>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num>
                            <m:den>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den>
                          </m:f>
                        </m:e>
                      </m:d>
                    </m:e>
                    <m:sup>
                      <m:r>
                        <w:rPr>
                          <w:rFonts w:ascii="Cambria Math" w:hAnsi="Cambria Math"/>
                        </w:rPr>
                        <m:t>r</m:t>
                      </m:r>
                    </m:sup>
                  </m:sSup>
                  <m:r>
                    <w:rPr>
                      <w:rFonts w:ascii="Cambria Math" w:hAnsi="Cambria Math"/>
                    </w:rPr>
                    <m:t xml:space="preserve"> pour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num>
                            <m:den>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den>
                          </m:f>
                        </m:e>
                      </m:d>
                    </m:e>
                    <m:sup>
                      <m:r>
                        <w:rPr>
                          <w:rFonts w:ascii="Cambria Math" w:hAnsi="Cambria Math"/>
                        </w:rPr>
                        <m:t>t</m:t>
                      </m:r>
                    </m:sup>
                  </m:sSup>
                  <m:r>
                    <w:rPr>
                      <w:rFonts w:ascii="Cambria Math" w:hAnsi="Cambria Math"/>
                    </w:rPr>
                    <m:t xml:space="preserve"> pour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e>
                  <m:r>
                    <w:rPr>
                      <w:rFonts w:ascii="Cambria Math" w:hAnsi="Cambria Math"/>
                    </w:rPr>
                    <m:t xml:space="preserve">0 pour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 xml:space="preserve"> ou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eqArr>
            </m:e>
          </m:d>
        </m:oMath>
      </m:oMathPara>
    </w:p>
    <w:p w:rsidR="000D5815" w:rsidRDefault="000D5815" w:rsidP="005C6C28">
      <w:pPr>
        <w:ind w:firstLine="426"/>
        <w:jc w:val="both"/>
      </w:pPr>
      <w:r>
        <w:t xml:space="preserve">Les fonctions de </w:t>
      </w:r>
      <w:proofErr w:type="spellStart"/>
      <w:r>
        <w:t>Derringer</w:t>
      </w:r>
      <w:proofErr w:type="spellEnd"/>
      <w:r>
        <w:t xml:space="preserve"> sont faciles à comprendre et les paramètres de réglage des courbures permet de formaliser finement les préférences du concepteur. Cependant, ces fonctions présentent des discontinuités qui sont difficilement justifiables en conception de produit. </w:t>
      </w:r>
    </w:p>
    <w:p w:rsidR="000D5815" w:rsidRDefault="000D5815" w:rsidP="000D5815"/>
    <w:p w:rsidR="000D5815" w:rsidRDefault="000D5815" w:rsidP="00043ECD">
      <w:pPr>
        <w:pStyle w:val="Titre2"/>
      </w:pPr>
      <w:bookmarkStart w:id="145" w:name="_Toc465348447"/>
      <w:r>
        <w:t>Le système d’aide à la décision</w:t>
      </w:r>
      <w:bookmarkEnd w:id="145"/>
    </w:p>
    <w:p w:rsidR="000D5815" w:rsidRPr="00400010" w:rsidRDefault="000D5815" w:rsidP="005C6C28">
      <w:pPr>
        <w:ind w:firstLine="426"/>
        <w:jc w:val="both"/>
      </w:pPr>
      <w:r>
        <w:t xml:space="preserve">Le système d’aide à la décision en conception est une méthode de modélisation des préférences du concepteur en vue de faciliter le mécanisme de décision au travers d’une fonction objectif. La variable de qualification </w:t>
      </w:r>
      <w:proofErr w:type="spellStart"/>
      <w:r>
        <w:t>VQa</w:t>
      </w:r>
      <w:proofErr w:type="spellEnd"/>
      <w:r>
        <w:t xml:space="preserve"> est la variable unique retournée par la fonction objectif en vue de qualifier un aspect du produit conçu. Cette variable est adimensionnée entre 0 et 1, où une valeur de 1 indique une solution candidate correspondant parfaitement aux préférences exigées par le concepteur. </w:t>
      </w:r>
      <w:proofErr w:type="spellStart"/>
      <w:r>
        <w:t>VQa</w:t>
      </w:r>
      <w:proofErr w:type="spellEnd"/>
      <w:r>
        <w:t xml:space="preserve"> doit être maximisée. La performance d’un produit est également exprimée sous la forme d’une variable, notée p et qualifie le comportement d’une solution en terme de satisfaction de ses objectifs de conception. Enfin, la confiance, notée c, qualifie la similarité entre une solution candidate X et une solution de référence notée X</w:t>
      </w:r>
      <w:r>
        <w:rPr>
          <w:vertAlign w:val="subscript"/>
        </w:rPr>
        <w:t>0</w:t>
      </w:r>
      <w:r>
        <w:t>.</w:t>
      </w:r>
    </w:p>
    <w:p w:rsidR="000D5815" w:rsidRDefault="000D5815" w:rsidP="00A82EF5">
      <w:pPr>
        <w:pStyle w:val="Titre3"/>
        <w:numPr>
          <w:ilvl w:val="0"/>
          <w:numId w:val="61"/>
        </w:numPr>
      </w:pPr>
      <w:bookmarkStart w:id="146" w:name="_Toc465348448"/>
      <w:r>
        <w:t>Identification des objectifs de conception</w:t>
      </w:r>
      <w:bookmarkEnd w:id="146"/>
    </w:p>
    <w:p w:rsidR="000D5815" w:rsidRDefault="000D5815" w:rsidP="005C6C28">
      <w:pPr>
        <w:ind w:firstLine="426"/>
        <w:jc w:val="both"/>
      </w:pPr>
      <w:r>
        <w:t>En conception, avant toute chose, il est nécessaire de procéder par une analyse fonctionnelle des besoins. Cette méthode permet d’identifier des actions visant à satisfaire les objectifs de conception.</w:t>
      </w:r>
    </w:p>
    <w:p w:rsidR="000D5815" w:rsidRDefault="000D5815" w:rsidP="00A82EF5">
      <w:pPr>
        <w:pStyle w:val="Titre3"/>
      </w:pPr>
      <w:bookmarkStart w:id="147" w:name="_Toc465348449"/>
      <w:r>
        <w:t>Etablissement des priorités</w:t>
      </w:r>
      <w:bookmarkEnd w:id="147"/>
    </w:p>
    <w:p w:rsidR="000D5815" w:rsidRDefault="000D5815" w:rsidP="005C6C28">
      <w:pPr>
        <w:ind w:firstLine="426"/>
        <w:jc w:val="both"/>
      </w:pPr>
      <w:r>
        <w:t>Une fois les actions déterminées, elles doivent être hiérarchisées et des priorités sont établies. Pour cela, le processus de hiérarchie analytique (AHP) décrit précédemment est utilisé.</w:t>
      </w:r>
    </w:p>
    <w:p w:rsidR="000D5815" w:rsidRDefault="000D5815" w:rsidP="00A82EF5">
      <w:pPr>
        <w:pStyle w:val="Titre3"/>
      </w:pPr>
      <w:bookmarkStart w:id="148" w:name="_Toc465348450"/>
      <w:r>
        <w:t>La notion d’arc-élasticité</w:t>
      </w:r>
      <w:bookmarkEnd w:id="148"/>
    </w:p>
    <w:p w:rsidR="000D5815" w:rsidRDefault="000D5815" w:rsidP="005C6C28">
      <w:pPr>
        <w:ind w:firstLine="426"/>
        <w:jc w:val="both"/>
      </w:pPr>
      <w:r>
        <w:t xml:space="preserve">En présence de deux </w:t>
      </w:r>
      <w:proofErr w:type="spellStart"/>
      <w:r>
        <w:t>VQa</w:t>
      </w:r>
      <w:proofErr w:type="spellEnd"/>
      <w:r>
        <w:t>, le concepteur souhaite maximiser conjointement la confiance et la performance : une confiance élevée atteste d’une proximité avec une solution connue tandis qu’une performance élevée souligne la satisfaction des objectifs de conception. Ces variables n’étant pas comparables, il faut trouver une solution.</w:t>
      </w:r>
    </w:p>
    <w:p w:rsidR="000D5815" w:rsidRDefault="000D5815" w:rsidP="00A82EF5">
      <w:pPr>
        <w:pStyle w:val="Titre4"/>
        <w:numPr>
          <w:ilvl w:val="0"/>
          <w:numId w:val="62"/>
        </w:numPr>
      </w:pPr>
      <w:r>
        <w:lastRenderedPageBreak/>
        <w:t>Compromis entre confiance et performance</w:t>
      </w:r>
    </w:p>
    <w:p w:rsidR="000D5815" w:rsidRDefault="000D5815" w:rsidP="005C6C28">
      <w:pPr>
        <w:ind w:firstLine="426"/>
        <w:jc w:val="both"/>
      </w:pPr>
      <w:r>
        <w:t>Soit c</w:t>
      </w:r>
      <w:r>
        <w:rPr>
          <w:vertAlign w:val="superscript"/>
        </w:rPr>
        <w:t>0</w:t>
      </w:r>
      <w:r>
        <w:t xml:space="preserve"> et p</w:t>
      </w:r>
      <w:r>
        <w:rPr>
          <w:vertAlign w:val="superscript"/>
        </w:rPr>
        <w:t>0</w:t>
      </w:r>
      <w:r>
        <w:t xml:space="preserve"> les confiance et performance de la solution initiale X</w:t>
      </w:r>
      <w:r>
        <w:rPr>
          <w:vertAlign w:val="subscript"/>
        </w:rPr>
        <w:t>0</w:t>
      </w:r>
      <w:r>
        <w:t xml:space="preserve"> et c et p </w:t>
      </w:r>
      <w:proofErr w:type="gramStart"/>
      <w:r>
        <w:t>les confiance</w:t>
      </w:r>
      <w:proofErr w:type="gramEnd"/>
      <w:r>
        <w:t xml:space="preserve"> et performance de toute solution candidate X. Par définition, c</w:t>
      </w:r>
      <w:r>
        <w:rPr>
          <w:vertAlign w:val="superscript"/>
        </w:rPr>
        <w:t>0</w:t>
      </w:r>
      <w:r>
        <w:t>=1. Si une solution X présente une confiance maximale, il y a identité entre les solutions donc p=p</w:t>
      </w:r>
      <w:r>
        <w:rPr>
          <w:vertAlign w:val="superscript"/>
        </w:rPr>
        <w:t>0</w:t>
      </w:r>
      <w:r>
        <w:t>. En revanche, si une solution X est différente de X</w:t>
      </w:r>
      <w:r>
        <w:rPr>
          <w:vertAlign w:val="subscript"/>
        </w:rPr>
        <w:t>0</w:t>
      </w:r>
      <w:r>
        <w:t>, sa confiance est nécessairement inférieure à c</w:t>
      </w:r>
      <w:r>
        <w:rPr>
          <w:vertAlign w:val="superscript"/>
        </w:rPr>
        <w:t>0</w:t>
      </w:r>
      <w:r>
        <w:t>. Il appara</w:t>
      </w:r>
      <w:r w:rsidR="002B2544">
        <w:t>î</w:t>
      </w:r>
      <w:r>
        <w:t xml:space="preserve">t évident que les concepteurs devront faire un compromis entre une amélioration de performance et une dégradation de confiance pour faire évoluer le produit vers une solution X. Ce compromis peut être rapproché du principe de «coût généralisé » de Moles </w:t>
      </w:r>
      <w:r w:rsidRPr="00E81D1F">
        <w:rPr>
          <w:highlight w:val="yellow"/>
        </w:rPr>
        <w:t>[Moles, 1993]</w:t>
      </w:r>
      <w:r>
        <w:t> qui stipule qu’un passage à l’acte (de X</w:t>
      </w:r>
      <w:r>
        <w:rPr>
          <w:vertAlign w:val="subscript"/>
        </w:rPr>
        <w:t>0</w:t>
      </w:r>
      <w:r>
        <w:t xml:space="preserve"> vers X) n’est réalisé que si le bénéfice qui en est retiré est plus élevé que son coût. Dans ce cas-ci, le bénéfice est la variation de performance et le coût correspond à la diminution de confiance.</w:t>
      </w:r>
    </w:p>
    <w:p w:rsidR="000D5815" w:rsidRPr="00CF7A29" w:rsidRDefault="000D5815" w:rsidP="000D5815">
      <w:pPr>
        <w:pStyle w:val="Titre4"/>
      </w:pPr>
      <w:r>
        <w:t>L’élasticité</w:t>
      </w:r>
    </w:p>
    <w:p w:rsidR="000D5815" w:rsidRDefault="000D5815" w:rsidP="005C6C28">
      <w:pPr>
        <w:ind w:firstLine="426"/>
        <w:jc w:val="both"/>
      </w:pPr>
      <w:r>
        <w:t xml:space="preserve">Le concept d’élasticité fut introduit au XIXème siècle par Cournot </w:t>
      </w:r>
      <w:r w:rsidRPr="008E5396">
        <w:rPr>
          <w:highlight w:val="yellow"/>
        </w:rPr>
        <w:t>[Cournot, 1838]</w:t>
      </w:r>
      <w:r>
        <w:t xml:space="preserve"> pour modéliser mathématiquement l’offre et la demande. Soit Q la demande d’un produit (</w:t>
      </w:r>
      <w:proofErr w:type="spellStart"/>
      <w:r>
        <w:t>Quantity</w:t>
      </w:r>
      <w:proofErr w:type="spellEnd"/>
      <w:r>
        <w:t xml:space="preserve">) et P son prix (Price). L’élasticité est définie comme le ratio de la variation ∂Q adimensionnée par la variation ∂P adimensionnée : </w:t>
      </w:r>
    </w:p>
    <w:p w:rsidR="000D5815" w:rsidRDefault="000D5815" w:rsidP="000D5815">
      <w:pPr>
        <w:jc w:val="both"/>
        <w:rPr>
          <w:rFonts w:eastAsiaTheme="minorEastAsia"/>
        </w:rPr>
      </w:pPr>
      <m:oMathPara>
        <m:oMath>
          <m:r>
            <w:rPr>
              <w:rFonts w:ascii="Cambria Math" w:hAnsi="Cambria Math"/>
            </w:rPr>
            <m:t>ε=</m:t>
          </m:r>
          <m:f>
            <m:fPr>
              <m:ctrlPr>
                <w:rPr>
                  <w:rFonts w:ascii="Cambria Math" w:hAnsi="Cambria Math"/>
                  <w:i/>
                </w:rPr>
              </m:ctrlPr>
            </m:fPr>
            <m:num>
              <m:r>
                <w:rPr>
                  <w:rFonts w:ascii="Cambria Math" w:hAnsi="Cambria Math"/>
                </w:rPr>
                <m:t>∂Q</m:t>
              </m:r>
            </m:num>
            <m:den>
              <m:r>
                <w:rPr>
                  <w:rFonts w:ascii="Cambria Math" w:hAnsi="Cambria Math"/>
                </w:rPr>
                <m:t>∂P</m:t>
              </m:r>
            </m:den>
          </m:f>
          <m:f>
            <m:fPr>
              <m:ctrlPr>
                <w:rPr>
                  <w:rFonts w:ascii="Cambria Math" w:hAnsi="Cambria Math"/>
                  <w:i/>
                </w:rPr>
              </m:ctrlPr>
            </m:fPr>
            <m:num>
              <m:r>
                <w:rPr>
                  <w:rFonts w:ascii="Cambria Math" w:hAnsi="Cambria Math"/>
                </w:rPr>
                <m:t>P</m:t>
              </m:r>
            </m:num>
            <m:den>
              <m:r>
                <w:rPr>
                  <w:rFonts w:ascii="Cambria Math" w:hAnsi="Cambria Math"/>
                </w:rPr>
                <m:t>Q</m:t>
              </m:r>
            </m:den>
          </m:f>
        </m:oMath>
      </m:oMathPara>
    </w:p>
    <w:p w:rsidR="000D5815" w:rsidRDefault="000D5815" w:rsidP="005C6C28">
      <w:pPr>
        <w:ind w:firstLine="426"/>
        <w:jc w:val="both"/>
      </w:pPr>
      <w:r>
        <w:rPr>
          <w:rFonts w:eastAsiaTheme="minorEastAsia"/>
        </w:rPr>
        <w:t xml:space="preserve">La valeur de </w:t>
      </w:r>
      <m:oMath>
        <m:r>
          <w:rPr>
            <w:rFonts w:ascii="Cambria Math" w:hAnsi="Cambria Math"/>
          </w:rPr>
          <m:t>ε</m:t>
        </m:r>
      </m:oMath>
      <w:r>
        <w:t xml:space="preserve"> varie et est sujette à interprétation : </w:t>
      </w:r>
    </w:p>
    <w:p w:rsidR="000D5815" w:rsidRPr="00FF0113" w:rsidRDefault="000D5815" w:rsidP="00043ECD">
      <w:pPr>
        <w:pStyle w:val="Paragraphedeliste"/>
        <w:numPr>
          <w:ilvl w:val="0"/>
          <w:numId w:val="13"/>
        </w:numPr>
        <w:ind w:hanging="436"/>
        <w:jc w:val="both"/>
      </w:pPr>
      <m:oMath>
        <m:r>
          <w:rPr>
            <w:rFonts w:ascii="Cambria Math" w:hAnsi="Cambria Math"/>
          </w:rPr>
          <m:t>ε&lt;0</m:t>
        </m:r>
      </m:oMath>
      <w:r>
        <w:rPr>
          <w:rFonts w:eastAsiaTheme="minorEastAsia"/>
        </w:rPr>
        <w:t> : une variation de P implique une variation opposée de Q. Une augmentation du prix d’un produit diminue ses ventes</w:t>
      </w:r>
    </w:p>
    <w:p w:rsidR="000D5815" w:rsidRPr="00FF0113" w:rsidRDefault="000D5815" w:rsidP="00043ECD">
      <w:pPr>
        <w:pStyle w:val="Paragraphedeliste"/>
        <w:numPr>
          <w:ilvl w:val="0"/>
          <w:numId w:val="13"/>
        </w:numPr>
        <w:ind w:hanging="436"/>
        <w:jc w:val="both"/>
      </w:pPr>
      <m:oMath>
        <m:r>
          <w:rPr>
            <w:rFonts w:ascii="Cambria Math" w:hAnsi="Cambria Math"/>
          </w:rPr>
          <m:t>ε=0</m:t>
        </m:r>
      </m:oMath>
      <w:r>
        <w:rPr>
          <w:rFonts w:eastAsiaTheme="minorEastAsia"/>
        </w:rPr>
        <w:t> : Q reste fixe quand P varie. La consommation du produit est indépendante de son prix</w:t>
      </w:r>
    </w:p>
    <w:p w:rsidR="000D5815" w:rsidRPr="00FF0113" w:rsidRDefault="000D5815" w:rsidP="00043ECD">
      <w:pPr>
        <w:pStyle w:val="Paragraphedeliste"/>
        <w:numPr>
          <w:ilvl w:val="0"/>
          <w:numId w:val="13"/>
        </w:numPr>
        <w:ind w:hanging="436"/>
        <w:jc w:val="both"/>
      </w:pPr>
      <m:oMath>
        <m:r>
          <w:rPr>
            <w:rFonts w:ascii="Cambria Math" w:hAnsi="Cambria Math"/>
          </w:rPr>
          <m:t>ε&gt;0</m:t>
        </m:r>
      </m:oMath>
      <w:r>
        <w:rPr>
          <w:rFonts w:eastAsiaTheme="minorEastAsia"/>
        </w:rPr>
        <w:t> : une variation de P induit une variation de Q dans le même sens. Les ventes du produit augmentent quand son prix augmente (produits de luxe)</w:t>
      </w:r>
    </w:p>
    <w:p w:rsidR="000D5815" w:rsidRPr="00FF0113" w:rsidRDefault="003F2299" w:rsidP="00043ECD">
      <w:pPr>
        <w:pStyle w:val="Paragraphedeliste"/>
        <w:numPr>
          <w:ilvl w:val="0"/>
          <w:numId w:val="13"/>
        </w:numPr>
        <w:ind w:hanging="436"/>
        <w:jc w:val="both"/>
      </w:pPr>
      <m:oMath>
        <m:d>
          <m:dPr>
            <m:begChr m:val="|"/>
            <m:endChr m:val="|"/>
            <m:ctrlPr>
              <w:rPr>
                <w:rFonts w:ascii="Cambria Math" w:hAnsi="Cambria Math"/>
                <w:i/>
              </w:rPr>
            </m:ctrlPr>
          </m:dPr>
          <m:e>
            <m:r>
              <w:rPr>
                <w:rFonts w:ascii="Cambria Math" w:hAnsi="Cambria Math"/>
              </w:rPr>
              <m:t>ε</m:t>
            </m:r>
          </m:e>
        </m:d>
        <m:r>
          <w:rPr>
            <w:rFonts w:ascii="Cambria Math" w:eastAsiaTheme="minorEastAsia" w:hAnsi="Cambria Math"/>
          </w:rPr>
          <m:t>&lt;1</m:t>
        </m:r>
      </m:oMath>
      <w:r w:rsidR="000D5815">
        <w:rPr>
          <w:rFonts w:eastAsiaTheme="minorEastAsia"/>
        </w:rPr>
        <w:t> : Q est dite inélastique. Une variation de P induit une faible variation de Q</w:t>
      </w:r>
    </w:p>
    <w:p w:rsidR="000D5815" w:rsidRPr="00FF0113" w:rsidRDefault="003F2299" w:rsidP="00043ECD">
      <w:pPr>
        <w:pStyle w:val="Paragraphedeliste"/>
        <w:numPr>
          <w:ilvl w:val="0"/>
          <w:numId w:val="13"/>
        </w:numPr>
        <w:ind w:hanging="436"/>
        <w:jc w:val="both"/>
      </w:pPr>
      <m:oMath>
        <m:d>
          <m:dPr>
            <m:begChr m:val="|"/>
            <m:endChr m:val="|"/>
            <m:ctrlPr>
              <w:rPr>
                <w:rFonts w:ascii="Cambria Math" w:hAnsi="Cambria Math"/>
                <w:i/>
              </w:rPr>
            </m:ctrlPr>
          </m:dPr>
          <m:e>
            <m:r>
              <w:rPr>
                <w:rFonts w:ascii="Cambria Math" w:hAnsi="Cambria Math"/>
              </w:rPr>
              <m:t>ε</m:t>
            </m:r>
          </m:e>
        </m:d>
        <m:r>
          <w:rPr>
            <w:rFonts w:ascii="Cambria Math" w:eastAsiaTheme="minorEastAsia" w:hAnsi="Cambria Math"/>
          </w:rPr>
          <m:t>&gt;1</m:t>
        </m:r>
      </m:oMath>
      <w:r w:rsidR="000D5815">
        <w:rPr>
          <w:rFonts w:eastAsiaTheme="minorEastAsia"/>
        </w:rPr>
        <w:t> : Q est dite élastique. Une variation de P induit une grande variation de Q</w:t>
      </w:r>
    </w:p>
    <w:p w:rsidR="000D5815" w:rsidRPr="00FF0113" w:rsidRDefault="003F2299" w:rsidP="00043ECD">
      <w:pPr>
        <w:pStyle w:val="Paragraphedeliste"/>
        <w:numPr>
          <w:ilvl w:val="0"/>
          <w:numId w:val="13"/>
        </w:numPr>
        <w:ind w:hanging="436"/>
        <w:jc w:val="both"/>
      </w:pPr>
      <m:oMath>
        <m:d>
          <m:dPr>
            <m:begChr m:val="|"/>
            <m:endChr m:val="|"/>
            <m:ctrlPr>
              <w:rPr>
                <w:rFonts w:ascii="Cambria Math" w:hAnsi="Cambria Math"/>
                <w:i/>
              </w:rPr>
            </m:ctrlPr>
          </m:dPr>
          <m:e>
            <m:r>
              <w:rPr>
                <w:rFonts w:ascii="Cambria Math" w:hAnsi="Cambria Math"/>
              </w:rPr>
              <m:t>ε</m:t>
            </m:r>
          </m:e>
        </m:d>
        <m:r>
          <w:rPr>
            <w:rFonts w:ascii="Cambria Math" w:eastAsiaTheme="minorEastAsia" w:hAnsi="Cambria Math"/>
          </w:rPr>
          <m:t>=1</m:t>
        </m:r>
      </m:oMath>
      <w:r w:rsidR="000D5815">
        <w:rPr>
          <w:rFonts w:eastAsiaTheme="minorEastAsia"/>
        </w:rPr>
        <w:t> : Les variations adimensionnées de Q et P sont égales</w:t>
      </w:r>
    </w:p>
    <w:p w:rsidR="000D5815" w:rsidRDefault="000D5815" w:rsidP="005C6C28">
      <w:pPr>
        <w:ind w:firstLine="426"/>
        <w:jc w:val="both"/>
      </w:pPr>
      <w:r>
        <w:t xml:space="preserve">La définition de l’élasticité suppose que la fonction reliant P et Q est connue et dérivable. Ce n’est pas toujours le cas. C’est la raison pour laquelle la notion d’arc-élasticité fut introduite. </w:t>
      </w:r>
    </w:p>
    <w:p w:rsidR="000D5815" w:rsidRDefault="000D5815" w:rsidP="000D5815">
      <w:pPr>
        <w:pStyle w:val="Titre4"/>
      </w:pPr>
      <w:r>
        <w:t>L’arc-élasticité</w:t>
      </w:r>
    </w:p>
    <w:p w:rsidR="000D5815" w:rsidRDefault="000D5815" w:rsidP="00E13CA0">
      <w:pPr>
        <w:ind w:firstLine="426"/>
        <w:jc w:val="both"/>
      </w:pPr>
      <w:r>
        <w:t xml:space="preserve">Allen proposa la notion d’arc-élasticité au début du XXème siècle </w:t>
      </w:r>
      <w:r w:rsidRPr="003B670E">
        <w:rPr>
          <w:highlight w:val="yellow"/>
        </w:rPr>
        <w:t>[Allen, 1934]</w:t>
      </w:r>
      <w:r>
        <w:t>. L’arc élasticité est calculée en deux points identifiés par leurs coordonnées respectives : (Q</w:t>
      </w:r>
      <w:r>
        <w:rPr>
          <w:vertAlign w:val="subscript"/>
        </w:rPr>
        <w:t>1 </w:t>
      </w:r>
      <w:r>
        <w:t>; P</w:t>
      </w:r>
      <w:r>
        <w:rPr>
          <w:vertAlign w:val="subscript"/>
        </w:rPr>
        <w:t>1</w:t>
      </w:r>
      <w:r>
        <w:t>) et (Q</w:t>
      </w:r>
      <w:r>
        <w:rPr>
          <w:vertAlign w:val="subscript"/>
        </w:rPr>
        <w:t>2 </w:t>
      </w:r>
      <w:r>
        <w:t>; P</w:t>
      </w:r>
      <w:r>
        <w:rPr>
          <w:vertAlign w:val="subscript"/>
        </w:rPr>
        <w:t>2</w:t>
      </w:r>
      <w:r>
        <w:t xml:space="preserve">). Elle est calculée comme suit : </w:t>
      </w:r>
    </w:p>
    <w:p w:rsidR="000D5815" w:rsidRPr="001C3407" w:rsidRDefault="000D5815" w:rsidP="000D5815">
      <w:pPr>
        <w:jc w:val="both"/>
        <w:rPr>
          <w:rFonts w:eastAsiaTheme="minorEastAsia"/>
        </w:rPr>
      </w:pPr>
      <m:oMathPara>
        <m:oMath>
          <m:r>
            <w:rPr>
              <w:rFonts w:ascii="Cambria Math" w:hAnsi="Cambria Math"/>
            </w:rPr>
            <m:t>ε=</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oMath>
      </m:oMathPara>
    </w:p>
    <w:p w:rsidR="000D5815" w:rsidRDefault="000D5815" w:rsidP="005C6C28">
      <w:pPr>
        <w:ind w:firstLine="426"/>
        <w:jc w:val="both"/>
        <w:rPr>
          <w:rFonts w:eastAsiaTheme="minorEastAsia"/>
        </w:rPr>
      </w:pPr>
      <w:r>
        <w:rPr>
          <w:rFonts w:eastAsiaTheme="minorEastAsia"/>
        </w:rPr>
        <w:t xml:space="preserve">Si ce principe est appliqué au problème rencontré : </w:t>
      </w:r>
    </w:p>
    <w:p w:rsidR="000D5815" w:rsidRDefault="000D5815" w:rsidP="00043ECD">
      <w:pPr>
        <w:pStyle w:val="Paragraphedeliste"/>
        <w:numPr>
          <w:ilvl w:val="0"/>
          <w:numId w:val="14"/>
        </w:numPr>
        <w:ind w:left="709" w:hanging="436"/>
        <w:jc w:val="both"/>
        <w:rPr>
          <w:rFonts w:eastAsiaTheme="minorEastAsia"/>
        </w:rPr>
      </w:pPr>
      <w:r>
        <w:rPr>
          <w:rFonts w:eastAsiaTheme="minorEastAsia"/>
        </w:rPr>
        <w:t xml:space="preserve">Les deux situations </w:t>
      </w:r>
      <w:proofErr w:type="gramStart"/>
      <w:r>
        <w:rPr>
          <w:rFonts w:eastAsiaTheme="minorEastAsia"/>
        </w:rPr>
        <w:t>de Allen</w:t>
      </w:r>
      <w:proofErr w:type="gramEnd"/>
      <w:r>
        <w:rPr>
          <w:rFonts w:eastAsiaTheme="minorEastAsia"/>
        </w:rPr>
        <w:t xml:space="preserve"> correspondent aux solutions X et X</w:t>
      </w:r>
      <w:r>
        <w:rPr>
          <w:rFonts w:eastAsiaTheme="minorEastAsia"/>
          <w:vertAlign w:val="subscript"/>
        </w:rPr>
        <w:t>0</w:t>
      </w:r>
    </w:p>
    <w:p w:rsidR="000D5815" w:rsidRDefault="000D5815" w:rsidP="00043ECD">
      <w:pPr>
        <w:pStyle w:val="Paragraphedeliste"/>
        <w:numPr>
          <w:ilvl w:val="0"/>
          <w:numId w:val="14"/>
        </w:numPr>
        <w:ind w:left="709" w:hanging="436"/>
        <w:jc w:val="both"/>
        <w:rPr>
          <w:rFonts w:eastAsiaTheme="minorEastAsia"/>
        </w:rPr>
      </w:pPr>
      <w:r>
        <w:rPr>
          <w:rFonts w:eastAsiaTheme="minorEastAsia"/>
        </w:rPr>
        <w:t>La performance correspond à la demande Q</w:t>
      </w:r>
    </w:p>
    <w:p w:rsidR="000D5815" w:rsidRDefault="000D5815" w:rsidP="00043ECD">
      <w:pPr>
        <w:pStyle w:val="Paragraphedeliste"/>
        <w:numPr>
          <w:ilvl w:val="0"/>
          <w:numId w:val="14"/>
        </w:numPr>
        <w:ind w:left="709" w:hanging="436"/>
        <w:jc w:val="both"/>
        <w:rPr>
          <w:rFonts w:eastAsiaTheme="minorEastAsia"/>
        </w:rPr>
      </w:pPr>
      <w:r>
        <w:rPr>
          <w:rFonts w:eastAsiaTheme="minorEastAsia"/>
        </w:rPr>
        <w:t>La confiance s’apparente au prix P</w:t>
      </w:r>
    </w:p>
    <w:p w:rsidR="000040C5" w:rsidRDefault="000040C5">
      <w:pPr>
        <w:rPr>
          <w:rFonts w:eastAsiaTheme="minorEastAsia"/>
        </w:rPr>
      </w:pPr>
      <w:r>
        <w:rPr>
          <w:rFonts w:eastAsiaTheme="minorEastAsia"/>
        </w:rPr>
        <w:br w:type="page"/>
      </w:r>
    </w:p>
    <w:p w:rsidR="000D5815" w:rsidRDefault="000D5815" w:rsidP="005C6C28">
      <w:pPr>
        <w:ind w:firstLine="426"/>
        <w:jc w:val="both"/>
        <w:rPr>
          <w:rFonts w:eastAsiaTheme="minorEastAsia"/>
        </w:rPr>
      </w:pPr>
      <w:r>
        <w:rPr>
          <w:rFonts w:eastAsiaTheme="minorEastAsia"/>
        </w:rPr>
        <w:lastRenderedPageBreak/>
        <w:t>Le but recherché étant une augmentation de la performance par rapport à X</w:t>
      </w:r>
      <w:r>
        <w:rPr>
          <w:rFonts w:eastAsiaTheme="minorEastAsia"/>
          <w:vertAlign w:val="subscript"/>
        </w:rPr>
        <w:t>0</w:t>
      </w:r>
      <w:r>
        <w:rPr>
          <w:rFonts w:eastAsiaTheme="minorEastAsia"/>
        </w:rPr>
        <w:t xml:space="preserve"> qui induisait une diminution de confiance, l’arc élasticité est négative. L’opposé de l’arc-élasticité, noté σ, comme indicateur à maximiser est préféré. Ainsi, σ s’exprime tel que : </w:t>
      </w:r>
    </w:p>
    <w:p w:rsidR="000D5815" w:rsidRPr="00287BD5" w:rsidRDefault="000D5815" w:rsidP="000D5815">
      <w:pPr>
        <w:jc w:val="both"/>
        <w:rPr>
          <w:rFonts w:eastAsiaTheme="minorEastAsia"/>
        </w:rPr>
      </w:pPr>
      <m:oMathPara>
        <m:oMath>
          <m:r>
            <m:rPr>
              <m:sty m:val="p"/>
            </m:rPr>
            <w:rPr>
              <w:rFonts w:ascii="Cambria Math" w:eastAsiaTheme="minorEastAsia" w:hAnsi="Cambria Math"/>
            </w:rPr>
            <m:t>σ=-</m:t>
          </m:r>
          <m:r>
            <w:rPr>
              <w:rFonts w:ascii="Cambria Math" w:hAnsi="Cambria Math"/>
            </w:rPr>
            <m:t>ε=-</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0</m:t>
                  </m:r>
                </m:sup>
              </m:sSup>
            </m:num>
            <m:den>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0</m:t>
                  </m:r>
                </m:sup>
              </m:sSup>
            </m:num>
            <m:den>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0</m:t>
                  </m:r>
                </m:sup>
              </m:sSup>
            </m:den>
          </m:f>
        </m:oMath>
      </m:oMathPara>
    </w:p>
    <w:p w:rsidR="000D5815" w:rsidRDefault="000D5815" w:rsidP="005C6C28">
      <w:pPr>
        <w:ind w:firstLine="426"/>
        <w:jc w:val="both"/>
        <w:rPr>
          <w:rFonts w:eastAsiaTheme="minorEastAsia"/>
        </w:rPr>
      </w:pPr>
      <w:r>
        <w:rPr>
          <w:rFonts w:eastAsiaTheme="minorEastAsia"/>
        </w:rPr>
        <w:t>L’arc élasticité de la fonction initiale X</w:t>
      </w:r>
      <w:r>
        <w:rPr>
          <w:rFonts w:eastAsiaTheme="minorEastAsia"/>
          <w:vertAlign w:val="subscript"/>
        </w:rPr>
        <w:t>0</w:t>
      </w:r>
      <w:r>
        <w:rPr>
          <w:rFonts w:eastAsiaTheme="minorEastAsia"/>
        </w:rPr>
        <w:t xml:space="preserve"> est </w:t>
      </w:r>
      <w:proofErr w:type="gramStart"/>
      <w:r>
        <w:rPr>
          <w:rFonts w:eastAsiaTheme="minorEastAsia"/>
        </w:rPr>
        <w:t>fixée</w:t>
      </w:r>
      <w:proofErr w:type="gramEnd"/>
      <w:r>
        <w:rPr>
          <w:rFonts w:eastAsiaTheme="minorEastAsia"/>
        </w:rPr>
        <w:t xml:space="preserve"> à 0 </w:t>
      </w:r>
      <w:r w:rsidRPr="00287BD5">
        <w:rPr>
          <w:rFonts w:eastAsiaTheme="minorEastAsia"/>
          <w:highlight w:val="yellow"/>
        </w:rPr>
        <w:t>[</w:t>
      </w:r>
      <w:proofErr w:type="spellStart"/>
      <w:r w:rsidRPr="00287BD5">
        <w:rPr>
          <w:rFonts w:eastAsiaTheme="minorEastAsia"/>
          <w:highlight w:val="yellow"/>
        </w:rPr>
        <w:t>Collignan</w:t>
      </w:r>
      <w:proofErr w:type="spellEnd"/>
      <w:r w:rsidRPr="00287BD5">
        <w:rPr>
          <w:rFonts w:eastAsiaTheme="minorEastAsia"/>
          <w:highlight w:val="yellow"/>
        </w:rPr>
        <w:t>, 2011]</w:t>
      </w:r>
      <w:r>
        <w:rPr>
          <w:rFonts w:eastAsiaTheme="minorEastAsia"/>
        </w:rPr>
        <w:t xml:space="preserve">. Dès lors, deux cas d’interprétation se présentent : </w:t>
      </w:r>
    </w:p>
    <w:p w:rsidR="000D5815" w:rsidRDefault="000D5815" w:rsidP="00043ECD">
      <w:pPr>
        <w:pStyle w:val="Paragraphedeliste"/>
        <w:numPr>
          <w:ilvl w:val="0"/>
          <w:numId w:val="15"/>
        </w:numPr>
        <w:ind w:hanging="436"/>
        <w:jc w:val="both"/>
        <w:rPr>
          <w:rFonts w:eastAsiaTheme="minorEastAsia"/>
        </w:rPr>
      </w:pPr>
      <m:oMath>
        <m:r>
          <m:rPr>
            <m:sty m:val="p"/>
          </m:rPr>
          <w:rPr>
            <w:rFonts w:ascii="Cambria Math" w:eastAsiaTheme="minorEastAsia" w:hAnsi="Cambria Math"/>
          </w:rPr>
          <m:t>σ</m:t>
        </m:r>
        <m:r>
          <w:rPr>
            <w:rFonts w:ascii="Cambria Math" w:eastAsiaTheme="minorEastAsia" w:hAnsi="Cambria Math"/>
          </w:rPr>
          <m:t>≫1</m:t>
        </m:r>
      </m:oMath>
      <w:r>
        <w:rPr>
          <w:rFonts w:eastAsiaTheme="minorEastAsia"/>
        </w:rPr>
        <w:t xml:space="preserve"> et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0</m:t>
            </m:r>
          </m:sup>
        </m:sSup>
      </m:oMath>
      <w:r>
        <w:rPr>
          <w:rFonts w:eastAsiaTheme="minorEastAsia"/>
        </w:rPr>
        <w:t xml:space="preserve"> : La solution X propose une nette hausse de performance pour une variation de confiance faible. Les choix de conception initiaux doivent être révisés pour obtenir une solution bien plus performante. </w:t>
      </w:r>
    </w:p>
    <w:p w:rsidR="000D5815" w:rsidRDefault="000D5815" w:rsidP="00043ECD">
      <w:pPr>
        <w:pStyle w:val="Paragraphedeliste"/>
        <w:numPr>
          <w:ilvl w:val="0"/>
          <w:numId w:val="15"/>
        </w:numPr>
        <w:ind w:hanging="436"/>
        <w:jc w:val="both"/>
        <w:rPr>
          <w:rFonts w:eastAsiaTheme="minorEastAsia"/>
        </w:rPr>
      </w:pPr>
      <m:oMath>
        <m:r>
          <m:rPr>
            <m:sty m:val="p"/>
          </m:rPr>
          <w:rPr>
            <w:rFonts w:ascii="Cambria Math" w:eastAsiaTheme="minorEastAsia" w:hAnsi="Cambria Math"/>
          </w:rPr>
          <m:t>σ</m:t>
        </m:r>
        <m:r>
          <w:rPr>
            <w:rFonts w:ascii="Cambria Math" w:eastAsiaTheme="minorEastAsia" w:hAnsi="Cambria Math"/>
          </w:rPr>
          <m:t>≫1</m:t>
        </m:r>
      </m:oMath>
      <w:r>
        <w:rPr>
          <w:rFonts w:eastAsiaTheme="minorEastAsia"/>
        </w:rPr>
        <w:t xml:space="preserve"> et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0</m:t>
            </m:r>
          </m:sup>
        </m:sSup>
      </m:oMath>
      <w:r>
        <w:rPr>
          <w:rFonts w:eastAsiaTheme="minorEastAsia"/>
        </w:rPr>
        <w:t xml:space="preserve"> : La solution X propose une forte hausse de performance pour une grande perte de confiance. Dans ce cas, il s’agit d’un saut technologique : pour obtenir une solution vraiment meilleure, des risques doivent être pris pour proposer une solution innovante. </w:t>
      </w:r>
    </w:p>
    <w:p w:rsidR="00CC47AE" w:rsidRDefault="00CC47AE">
      <w:r>
        <w:br w:type="page"/>
      </w:r>
    </w:p>
    <w:p w:rsidR="007175FA" w:rsidRDefault="007175FA" w:rsidP="007175FA">
      <w:pPr>
        <w:pStyle w:val="Titre2"/>
        <w:rPr>
          <w:lang w:val="en-US"/>
        </w:rPr>
      </w:pPr>
      <w:bookmarkStart w:id="149" w:name="_Toc465348451"/>
      <w:r>
        <w:rPr>
          <w:lang w:val="en-US"/>
        </w:rPr>
        <w:lastRenderedPageBreak/>
        <w:t xml:space="preserve">Code Python pour </w:t>
      </w:r>
      <w:proofErr w:type="spellStart"/>
      <w:r>
        <w:rPr>
          <w:lang w:val="en-US"/>
        </w:rPr>
        <w:t>l’optimisation</w:t>
      </w:r>
      <w:bookmarkEnd w:id="149"/>
      <w:proofErr w:type="spellEnd"/>
    </w:p>
    <w:p w:rsidR="00CC47AE" w:rsidRPr="00CC47AE" w:rsidRDefault="00CC47AE" w:rsidP="007175FA">
      <w:pPr>
        <w:pBdr>
          <w:top w:val="single" w:sz="4" w:space="1" w:color="auto"/>
          <w:left w:val="single" w:sz="4" w:space="4" w:color="auto"/>
          <w:bottom w:val="single" w:sz="4" w:space="1" w:color="auto"/>
          <w:right w:val="single" w:sz="4" w:space="4" w:color="auto"/>
        </w:pBdr>
        <w:rPr>
          <w:lang w:val="en-US"/>
        </w:rPr>
      </w:pPr>
      <w:r w:rsidRPr="00CC47AE">
        <w:rPr>
          <w:lang w:val="en-US"/>
        </w:rPr>
        <w:t># coding: utf-8</w:t>
      </w:r>
    </w:p>
    <w:p w:rsidR="00CC47AE" w:rsidRPr="00CC47AE" w:rsidRDefault="00CC47AE" w:rsidP="007175FA">
      <w:pPr>
        <w:pBdr>
          <w:top w:val="single" w:sz="4" w:space="1" w:color="auto"/>
          <w:left w:val="single" w:sz="4" w:space="4" w:color="auto"/>
          <w:bottom w:val="single" w:sz="4" w:space="1" w:color="auto"/>
          <w:right w:val="single" w:sz="4" w:space="4" w:color="auto"/>
        </w:pBdr>
        <w:rPr>
          <w:lang w:val="en-US"/>
        </w:rPr>
      </w:pPr>
    </w:p>
    <w:p w:rsidR="00CC47AE" w:rsidRPr="00CC47AE" w:rsidRDefault="00CC47AE" w:rsidP="007175FA">
      <w:pPr>
        <w:pBdr>
          <w:top w:val="single" w:sz="4" w:space="1" w:color="auto"/>
          <w:left w:val="single" w:sz="4" w:space="4" w:color="auto"/>
          <w:bottom w:val="single" w:sz="4" w:space="1" w:color="auto"/>
          <w:right w:val="single" w:sz="4" w:space="4" w:color="auto"/>
        </w:pBdr>
        <w:rPr>
          <w:lang w:val="en-US"/>
        </w:rPr>
      </w:pPr>
      <w:r w:rsidRPr="00CC47AE">
        <w:rPr>
          <w:lang w:val="en-US"/>
        </w:rPr>
        <w:t xml:space="preserve"># </w:t>
      </w:r>
      <w:proofErr w:type="gramStart"/>
      <w:r w:rsidRPr="00CC47AE">
        <w:rPr>
          <w:lang w:val="en-US"/>
        </w:rPr>
        <w:t>In[</w:t>
      </w:r>
      <w:proofErr w:type="gramEnd"/>
      <w:r w:rsidRPr="00CC47AE">
        <w:rPr>
          <w:lang w:val="en-US"/>
        </w:rPr>
        <w:t>1]:</w:t>
      </w:r>
    </w:p>
    <w:p w:rsidR="00CC47AE" w:rsidRPr="00CC47AE" w:rsidRDefault="00CC47AE" w:rsidP="007175FA">
      <w:pPr>
        <w:pBdr>
          <w:top w:val="single" w:sz="4" w:space="1" w:color="auto"/>
          <w:left w:val="single" w:sz="4" w:space="4" w:color="auto"/>
          <w:bottom w:val="single" w:sz="4" w:space="1" w:color="auto"/>
          <w:right w:val="single" w:sz="4" w:space="4" w:color="auto"/>
        </w:pBdr>
        <w:rPr>
          <w:lang w:val="en-US"/>
        </w:rPr>
      </w:pPr>
    </w:p>
    <w:p w:rsidR="00CC47AE" w:rsidRPr="00CC47AE" w:rsidRDefault="00CC47AE" w:rsidP="007175FA">
      <w:pPr>
        <w:pBdr>
          <w:top w:val="single" w:sz="4" w:space="1" w:color="auto"/>
          <w:left w:val="single" w:sz="4" w:space="4" w:color="auto"/>
          <w:bottom w:val="single" w:sz="4" w:space="1" w:color="auto"/>
          <w:right w:val="single" w:sz="4" w:space="4" w:color="auto"/>
        </w:pBdr>
        <w:rPr>
          <w:lang w:val="en-US"/>
        </w:rPr>
      </w:pPr>
      <w:proofErr w:type="gramStart"/>
      <w:r w:rsidRPr="00CC47AE">
        <w:rPr>
          <w:lang w:val="en-US"/>
        </w:rPr>
        <w:t>import</w:t>
      </w:r>
      <w:proofErr w:type="gramEnd"/>
      <w:r w:rsidRPr="00CC47AE">
        <w:rPr>
          <w:lang w:val="en-US"/>
        </w:rPr>
        <w:t xml:space="preserve"> </w:t>
      </w:r>
      <w:proofErr w:type="spellStart"/>
      <w:r w:rsidRPr="00CC47AE">
        <w:rPr>
          <w:lang w:val="en-US"/>
        </w:rPr>
        <w:t>subprocess</w:t>
      </w:r>
      <w:proofErr w:type="spellEnd"/>
    </w:p>
    <w:p w:rsidR="00CC47AE" w:rsidRPr="00CC47AE" w:rsidRDefault="00CC47AE" w:rsidP="007175FA">
      <w:pPr>
        <w:pBdr>
          <w:top w:val="single" w:sz="4" w:space="1" w:color="auto"/>
          <w:left w:val="single" w:sz="4" w:space="4" w:color="auto"/>
          <w:bottom w:val="single" w:sz="4" w:space="1" w:color="auto"/>
          <w:right w:val="single" w:sz="4" w:space="4" w:color="auto"/>
        </w:pBdr>
        <w:rPr>
          <w:lang w:val="en-US"/>
        </w:rPr>
      </w:pPr>
      <w:proofErr w:type="gramStart"/>
      <w:r w:rsidRPr="00CC47AE">
        <w:rPr>
          <w:lang w:val="en-US"/>
        </w:rPr>
        <w:t>import</w:t>
      </w:r>
      <w:proofErr w:type="gramEnd"/>
      <w:r w:rsidRPr="00CC47AE">
        <w:rPr>
          <w:lang w:val="en-US"/>
        </w:rPr>
        <w:t xml:space="preserve"> sys </w:t>
      </w:r>
    </w:p>
    <w:p w:rsidR="00CC47AE" w:rsidRPr="00CC47AE" w:rsidRDefault="00CC47AE" w:rsidP="007175FA">
      <w:pPr>
        <w:pBdr>
          <w:top w:val="single" w:sz="4" w:space="1" w:color="auto"/>
          <w:left w:val="single" w:sz="4" w:space="4" w:color="auto"/>
          <w:bottom w:val="single" w:sz="4" w:space="1" w:color="auto"/>
          <w:right w:val="single" w:sz="4" w:space="4" w:color="auto"/>
        </w:pBdr>
        <w:rPr>
          <w:lang w:val="en-US"/>
        </w:rPr>
      </w:pPr>
      <w:proofErr w:type="gramStart"/>
      <w:r w:rsidRPr="00CC47AE">
        <w:rPr>
          <w:lang w:val="en-US"/>
        </w:rPr>
        <w:t>import</w:t>
      </w:r>
      <w:proofErr w:type="gramEnd"/>
      <w:r w:rsidRPr="00CC47AE">
        <w:rPr>
          <w:lang w:val="en-US"/>
        </w:rPr>
        <w:t xml:space="preserve"> </w:t>
      </w:r>
      <w:proofErr w:type="spellStart"/>
      <w:r w:rsidRPr="00CC47AE">
        <w:rPr>
          <w:lang w:val="en-US"/>
        </w:rPr>
        <w:t>os</w:t>
      </w:r>
      <w:proofErr w:type="spellEnd"/>
    </w:p>
    <w:p w:rsidR="00CC47AE" w:rsidRPr="00CC47AE" w:rsidRDefault="00CC47AE" w:rsidP="007175FA">
      <w:pPr>
        <w:pBdr>
          <w:top w:val="single" w:sz="4" w:space="1" w:color="auto"/>
          <w:left w:val="single" w:sz="4" w:space="4" w:color="auto"/>
          <w:bottom w:val="single" w:sz="4" w:space="1" w:color="auto"/>
          <w:right w:val="single" w:sz="4" w:space="4" w:color="auto"/>
        </w:pBdr>
        <w:rPr>
          <w:lang w:val="en-US"/>
        </w:rPr>
      </w:pPr>
      <w:proofErr w:type="gramStart"/>
      <w:r w:rsidRPr="00CC47AE">
        <w:rPr>
          <w:lang w:val="en-US"/>
        </w:rPr>
        <w:t>from</w:t>
      </w:r>
      <w:proofErr w:type="gramEnd"/>
      <w:r w:rsidRPr="00CC47AE">
        <w:rPr>
          <w:lang w:val="en-US"/>
        </w:rPr>
        <w:t xml:space="preserve"> </w:t>
      </w:r>
      <w:proofErr w:type="spellStart"/>
      <w:r w:rsidRPr="00CC47AE">
        <w:rPr>
          <w:lang w:val="en-US"/>
        </w:rPr>
        <w:t>numpy</w:t>
      </w:r>
      <w:proofErr w:type="spellEnd"/>
      <w:r w:rsidRPr="00CC47AE">
        <w:rPr>
          <w:lang w:val="en-US"/>
        </w:rPr>
        <w:t xml:space="preserve"> import *</w:t>
      </w:r>
    </w:p>
    <w:p w:rsidR="00CC47AE" w:rsidRDefault="00CC47AE" w:rsidP="007175FA">
      <w:pPr>
        <w:pBdr>
          <w:top w:val="single" w:sz="4" w:space="1" w:color="auto"/>
          <w:left w:val="single" w:sz="4" w:space="4" w:color="auto"/>
          <w:bottom w:val="single" w:sz="4" w:space="1" w:color="auto"/>
          <w:right w:val="single" w:sz="4" w:space="4" w:color="auto"/>
        </w:pBdr>
      </w:pPr>
      <w:proofErr w:type="spellStart"/>
      <w:proofErr w:type="gramStart"/>
      <w:r>
        <w:t>from</w:t>
      </w:r>
      <w:proofErr w:type="spellEnd"/>
      <w:proofErr w:type="gramEnd"/>
      <w:r>
        <w:t xml:space="preserve"> </w:t>
      </w:r>
      <w:proofErr w:type="spellStart"/>
      <w:r>
        <w:t>scipy</w:t>
      </w:r>
      <w:proofErr w:type="spellEnd"/>
      <w:r>
        <w:t xml:space="preserve"> import </w:t>
      </w:r>
      <w:proofErr w:type="spellStart"/>
      <w:r>
        <w:t>optimize</w:t>
      </w:r>
      <w:proofErr w:type="spellEnd"/>
    </w:p>
    <w:p w:rsidR="00CC47AE" w:rsidRDefault="00CC47AE" w:rsidP="007175FA">
      <w:pPr>
        <w:pBdr>
          <w:top w:val="single" w:sz="4" w:space="1" w:color="auto"/>
          <w:left w:val="single" w:sz="4" w:space="4" w:color="auto"/>
          <w:bottom w:val="single" w:sz="4" w:space="1" w:color="auto"/>
          <w:right w:val="single" w:sz="4" w:space="4" w:color="auto"/>
        </w:pBdr>
      </w:pPr>
    </w:p>
    <w:p w:rsidR="00CC47AE" w:rsidRDefault="00CC47AE" w:rsidP="007175FA">
      <w:pPr>
        <w:pBdr>
          <w:top w:val="single" w:sz="4" w:space="1" w:color="auto"/>
          <w:left w:val="single" w:sz="4" w:space="4" w:color="auto"/>
          <w:bottom w:val="single" w:sz="4" w:space="1" w:color="auto"/>
          <w:right w:val="single" w:sz="4" w:space="4" w:color="auto"/>
        </w:pBdr>
      </w:pPr>
    </w:p>
    <w:p w:rsidR="00CC47AE" w:rsidRDefault="00CC47AE" w:rsidP="007175FA">
      <w:pPr>
        <w:pBdr>
          <w:top w:val="single" w:sz="4" w:space="1" w:color="auto"/>
          <w:left w:val="single" w:sz="4" w:space="4" w:color="auto"/>
          <w:bottom w:val="single" w:sz="4" w:space="1" w:color="auto"/>
          <w:right w:val="single" w:sz="4" w:space="4" w:color="auto"/>
        </w:pBdr>
      </w:pPr>
      <w:r>
        <w:t># # Définition des fonctions</w:t>
      </w:r>
    </w:p>
    <w:p w:rsidR="00CC47AE" w:rsidRDefault="00CC47AE" w:rsidP="007175FA">
      <w:pPr>
        <w:pBdr>
          <w:top w:val="single" w:sz="4" w:space="1" w:color="auto"/>
          <w:left w:val="single" w:sz="4" w:space="4" w:color="auto"/>
          <w:bottom w:val="single" w:sz="4" w:space="1" w:color="auto"/>
          <w:right w:val="single" w:sz="4" w:space="4" w:color="auto"/>
        </w:pBdr>
      </w:pPr>
    </w:p>
    <w:p w:rsidR="00CC47AE" w:rsidRDefault="00CC47AE" w:rsidP="007175FA">
      <w:pPr>
        <w:pBdr>
          <w:top w:val="single" w:sz="4" w:space="1" w:color="auto"/>
          <w:left w:val="single" w:sz="4" w:space="4" w:color="auto"/>
          <w:bottom w:val="single" w:sz="4" w:space="1" w:color="auto"/>
          <w:right w:val="single" w:sz="4" w:space="4" w:color="auto"/>
        </w:pBdr>
      </w:pPr>
      <w:r>
        <w:t># ## Ecriture des fichiers d'entrée</w:t>
      </w:r>
    </w:p>
    <w:p w:rsidR="00CC47AE" w:rsidRDefault="00CC47AE" w:rsidP="007175FA">
      <w:pPr>
        <w:pBdr>
          <w:top w:val="single" w:sz="4" w:space="1" w:color="auto"/>
          <w:left w:val="single" w:sz="4" w:space="4" w:color="auto"/>
          <w:bottom w:val="single" w:sz="4" w:space="1" w:color="auto"/>
          <w:right w:val="single" w:sz="4" w:space="4" w:color="auto"/>
        </w:pBdr>
      </w:pPr>
      <w:r>
        <w:t># `</w:t>
      </w:r>
      <w:proofErr w:type="spellStart"/>
      <w:proofErr w:type="gramStart"/>
      <w:r>
        <w:t>writeinput</w:t>
      </w:r>
      <w:proofErr w:type="spellEnd"/>
      <w:r>
        <w:t>(</w:t>
      </w:r>
      <w:proofErr w:type="spellStart"/>
      <w:proofErr w:type="gramEnd"/>
      <w:r>
        <w:t>fixdic</w:t>
      </w:r>
      <w:proofErr w:type="spellEnd"/>
      <w:r>
        <w:t>_,</w:t>
      </w:r>
      <w:proofErr w:type="spellStart"/>
      <w:r>
        <w:t>optidic</w:t>
      </w:r>
      <w:proofErr w:type="spellEnd"/>
      <w:r>
        <w:t>_,</w:t>
      </w:r>
      <w:proofErr w:type="spellStart"/>
      <w:r>
        <w:t>fichiertpl</w:t>
      </w:r>
      <w:proofErr w:type="spellEnd"/>
      <w:r>
        <w:t>_,</w:t>
      </w:r>
      <w:proofErr w:type="spellStart"/>
      <w:r>
        <w:t>fichierdat</w:t>
      </w:r>
      <w:proofErr w:type="spellEnd"/>
      <w:r>
        <w:t>_)`</w:t>
      </w:r>
    </w:p>
    <w:p w:rsidR="00CC47AE" w:rsidRDefault="00CC47AE" w:rsidP="007175FA">
      <w:pPr>
        <w:pBdr>
          <w:top w:val="single" w:sz="4" w:space="1" w:color="auto"/>
          <w:left w:val="single" w:sz="4" w:space="4" w:color="auto"/>
          <w:bottom w:val="single" w:sz="4" w:space="1" w:color="auto"/>
          <w:right w:val="single" w:sz="4" w:space="4" w:color="auto"/>
        </w:pBdr>
      </w:pPr>
      <w:r>
        <w:t xml:space="preserve"># </w:t>
      </w:r>
    </w:p>
    <w:p w:rsidR="00CC47AE" w:rsidRDefault="00CC47AE" w:rsidP="007175FA">
      <w:pPr>
        <w:pBdr>
          <w:top w:val="single" w:sz="4" w:space="1" w:color="auto"/>
          <w:left w:val="single" w:sz="4" w:space="4" w:color="auto"/>
          <w:bottom w:val="single" w:sz="4" w:space="1" w:color="auto"/>
          <w:right w:val="single" w:sz="4" w:space="4" w:color="auto"/>
        </w:pBdr>
      </w:pPr>
      <w:r>
        <w:t># Cette fonction écrit le fichier d'entrée (qui fournit les paramètres à optimiser au programme tiers) `</w:t>
      </w:r>
      <w:proofErr w:type="spellStart"/>
      <w:r>
        <w:t>fichierdat</w:t>
      </w:r>
      <w:proofErr w:type="spellEnd"/>
      <w:r>
        <w:t>_` à partir de la liste de dictionnaires contenant les paramètres à optimiser `</w:t>
      </w:r>
      <w:proofErr w:type="spellStart"/>
      <w:r>
        <w:t>optidic</w:t>
      </w:r>
      <w:proofErr w:type="spellEnd"/>
      <w:r>
        <w:t>_` et les paramètres fixés `</w:t>
      </w:r>
      <w:proofErr w:type="spellStart"/>
      <w:r>
        <w:t>fixdic</w:t>
      </w:r>
      <w:proofErr w:type="spellEnd"/>
      <w:r>
        <w:t xml:space="preserve">_` (paramètres </w:t>
      </w:r>
      <w:proofErr w:type="spellStart"/>
      <w:r>
        <w:t>optimisables</w:t>
      </w:r>
      <w:proofErr w:type="spellEnd"/>
      <w:r>
        <w:t xml:space="preserve"> mais mis de côté pour le calcul. Le fichier d'entrée est écrit à partir d'un fichier initial "</w:t>
      </w:r>
      <w:proofErr w:type="spellStart"/>
      <w:r>
        <w:t>template</w:t>
      </w:r>
      <w:proofErr w:type="spellEnd"/>
      <w:r>
        <w:t>" `</w:t>
      </w:r>
      <w:proofErr w:type="spellStart"/>
      <w:r>
        <w:t>fichiertpl</w:t>
      </w:r>
      <w:proofErr w:type="spellEnd"/>
      <w:r>
        <w:t>_` non modifié dont les valeurs des paramètres à optimiser sont des chaines de caractères qu'on remplace par les valeurs numériques issues du calcul d'optimisation.</w:t>
      </w:r>
    </w:p>
    <w:p w:rsidR="00CC47AE" w:rsidRDefault="00CC47AE" w:rsidP="007175FA">
      <w:pPr>
        <w:pBdr>
          <w:top w:val="single" w:sz="4" w:space="1" w:color="auto"/>
          <w:left w:val="single" w:sz="4" w:space="4" w:color="auto"/>
          <w:bottom w:val="single" w:sz="4" w:space="1" w:color="auto"/>
          <w:right w:val="single" w:sz="4" w:space="4" w:color="auto"/>
        </w:pBdr>
      </w:pPr>
    </w:p>
    <w:p w:rsidR="00CC47AE" w:rsidRPr="00CC47AE" w:rsidRDefault="00CC47AE" w:rsidP="007175FA">
      <w:pPr>
        <w:pBdr>
          <w:top w:val="single" w:sz="4" w:space="1" w:color="auto"/>
          <w:left w:val="single" w:sz="4" w:space="4" w:color="auto"/>
          <w:bottom w:val="single" w:sz="4" w:space="1" w:color="auto"/>
          <w:right w:val="single" w:sz="4" w:space="4" w:color="auto"/>
        </w:pBdr>
        <w:rPr>
          <w:lang w:val="en-US"/>
        </w:rPr>
      </w:pPr>
      <w:r w:rsidRPr="00CC47AE">
        <w:rPr>
          <w:lang w:val="en-US"/>
        </w:rPr>
        <w:t xml:space="preserve"># </w:t>
      </w:r>
      <w:proofErr w:type="gramStart"/>
      <w:r w:rsidRPr="00CC47AE">
        <w:rPr>
          <w:lang w:val="en-US"/>
        </w:rPr>
        <w:t>In[</w:t>
      </w:r>
      <w:proofErr w:type="gramEnd"/>
      <w:r w:rsidRPr="00CC47AE">
        <w:rPr>
          <w:lang w:val="en-US"/>
        </w:rPr>
        <w:t>2]:</w:t>
      </w:r>
    </w:p>
    <w:p w:rsidR="00CC47AE" w:rsidRPr="00CC47AE" w:rsidRDefault="00CC47AE" w:rsidP="007175FA">
      <w:pPr>
        <w:pBdr>
          <w:top w:val="single" w:sz="4" w:space="1" w:color="auto"/>
          <w:left w:val="single" w:sz="4" w:space="4" w:color="auto"/>
          <w:bottom w:val="single" w:sz="4" w:space="1" w:color="auto"/>
          <w:right w:val="single" w:sz="4" w:space="4" w:color="auto"/>
        </w:pBdr>
        <w:rPr>
          <w:lang w:val="en-US"/>
        </w:rPr>
      </w:pPr>
    </w:p>
    <w:p w:rsidR="00CC47AE" w:rsidRPr="00CC47AE" w:rsidRDefault="00CC47AE" w:rsidP="007175FA">
      <w:pPr>
        <w:pBdr>
          <w:top w:val="single" w:sz="4" w:space="1" w:color="auto"/>
          <w:left w:val="single" w:sz="4" w:space="4" w:color="auto"/>
          <w:bottom w:val="single" w:sz="4" w:space="1" w:color="auto"/>
          <w:right w:val="single" w:sz="4" w:space="4" w:color="auto"/>
        </w:pBdr>
        <w:rPr>
          <w:lang w:val="en-US"/>
        </w:rPr>
      </w:pPr>
      <w:proofErr w:type="spellStart"/>
      <w:proofErr w:type="gramStart"/>
      <w:r w:rsidRPr="00CC47AE">
        <w:rPr>
          <w:lang w:val="en-US"/>
        </w:rPr>
        <w:t>def</w:t>
      </w:r>
      <w:proofErr w:type="spellEnd"/>
      <w:proofErr w:type="gramEnd"/>
      <w:r w:rsidRPr="00CC47AE">
        <w:rPr>
          <w:lang w:val="en-US"/>
        </w:rPr>
        <w:t xml:space="preserve"> </w:t>
      </w:r>
      <w:proofErr w:type="spellStart"/>
      <w:r w:rsidRPr="00CC47AE">
        <w:rPr>
          <w:lang w:val="en-US"/>
        </w:rPr>
        <w:t>writeinput</w:t>
      </w:r>
      <w:proofErr w:type="spellEnd"/>
      <w:r w:rsidRPr="00CC47AE">
        <w:rPr>
          <w:lang w:val="en-US"/>
        </w:rPr>
        <w:t>(</w:t>
      </w:r>
      <w:proofErr w:type="spellStart"/>
      <w:r w:rsidRPr="00CC47AE">
        <w:rPr>
          <w:lang w:val="en-US"/>
        </w:rPr>
        <w:t>fixdic</w:t>
      </w:r>
      <w:proofErr w:type="spellEnd"/>
      <w:r w:rsidRPr="00CC47AE">
        <w:rPr>
          <w:lang w:val="en-US"/>
        </w:rPr>
        <w:t>_,</w:t>
      </w:r>
      <w:proofErr w:type="spellStart"/>
      <w:r w:rsidRPr="00CC47AE">
        <w:rPr>
          <w:lang w:val="en-US"/>
        </w:rPr>
        <w:t>optidic</w:t>
      </w:r>
      <w:proofErr w:type="spellEnd"/>
      <w:r w:rsidRPr="00CC47AE">
        <w:rPr>
          <w:lang w:val="en-US"/>
        </w:rPr>
        <w:t>_,</w:t>
      </w:r>
      <w:proofErr w:type="spellStart"/>
      <w:r w:rsidRPr="00CC47AE">
        <w:rPr>
          <w:lang w:val="en-US"/>
        </w:rPr>
        <w:t>fichiertpl</w:t>
      </w:r>
      <w:proofErr w:type="spellEnd"/>
      <w:r w:rsidRPr="00CC47AE">
        <w:rPr>
          <w:lang w:val="en-US"/>
        </w:rPr>
        <w:t>_,</w:t>
      </w:r>
      <w:proofErr w:type="spellStart"/>
      <w:r w:rsidRPr="00CC47AE">
        <w:rPr>
          <w:lang w:val="en-US"/>
        </w:rPr>
        <w:t>fichierdat</w:t>
      </w:r>
      <w:proofErr w:type="spellEnd"/>
      <w:r w:rsidRPr="00CC47AE">
        <w:rPr>
          <w:lang w:val="en-US"/>
        </w:rPr>
        <w:t>_):</w:t>
      </w:r>
    </w:p>
    <w:p w:rsidR="00CC47AE" w:rsidRPr="00CC47AE" w:rsidRDefault="00CC47AE" w:rsidP="007175FA">
      <w:pPr>
        <w:pBdr>
          <w:top w:val="single" w:sz="4" w:space="1" w:color="auto"/>
          <w:left w:val="single" w:sz="4" w:space="4" w:color="auto"/>
          <w:bottom w:val="single" w:sz="4" w:space="1" w:color="auto"/>
          <w:right w:val="single" w:sz="4" w:space="4" w:color="auto"/>
        </w:pBdr>
        <w:rPr>
          <w:lang w:val="en-US"/>
        </w:rPr>
      </w:pPr>
      <w:r w:rsidRPr="00CC47AE">
        <w:rPr>
          <w:lang w:val="en-US"/>
        </w:rPr>
        <w:t xml:space="preserve">    </w:t>
      </w:r>
      <w:proofErr w:type="gramStart"/>
      <w:r w:rsidRPr="00CC47AE">
        <w:rPr>
          <w:lang w:val="en-US"/>
        </w:rPr>
        <w:t>with</w:t>
      </w:r>
      <w:proofErr w:type="gramEnd"/>
      <w:r w:rsidRPr="00CC47AE">
        <w:rPr>
          <w:lang w:val="en-US"/>
        </w:rPr>
        <w:t xml:space="preserve"> open(</w:t>
      </w:r>
      <w:proofErr w:type="spellStart"/>
      <w:r w:rsidRPr="00CC47AE">
        <w:rPr>
          <w:lang w:val="en-US"/>
        </w:rPr>
        <w:t>fichiertpl</w:t>
      </w:r>
      <w:proofErr w:type="spellEnd"/>
      <w:r w:rsidRPr="00CC47AE">
        <w:rPr>
          <w:lang w:val="en-US"/>
        </w:rPr>
        <w:t>_,'r') as fid:</w:t>
      </w:r>
    </w:p>
    <w:p w:rsidR="00CC47AE" w:rsidRPr="00CC47AE" w:rsidRDefault="00CC47AE" w:rsidP="007175FA">
      <w:pPr>
        <w:pBdr>
          <w:top w:val="single" w:sz="4" w:space="1" w:color="auto"/>
          <w:left w:val="single" w:sz="4" w:space="4" w:color="auto"/>
          <w:bottom w:val="single" w:sz="4" w:space="1" w:color="auto"/>
          <w:right w:val="single" w:sz="4" w:space="4" w:color="auto"/>
        </w:pBdr>
        <w:rPr>
          <w:lang w:val="en-US"/>
        </w:rPr>
      </w:pPr>
      <w:r w:rsidRPr="00CC47AE">
        <w:rPr>
          <w:lang w:val="en-US"/>
        </w:rPr>
        <w:t xml:space="preserve">        </w:t>
      </w:r>
      <w:proofErr w:type="gramStart"/>
      <w:r w:rsidRPr="00CC47AE">
        <w:rPr>
          <w:lang w:val="en-US"/>
        </w:rPr>
        <w:t>lines=</w:t>
      </w:r>
      <w:proofErr w:type="spellStart"/>
      <w:proofErr w:type="gramEnd"/>
      <w:r w:rsidRPr="00CC47AE">
        <w:rPr>
          <w:lang w:val="en-US"/>
        </w:rPr>
        <w:t>fid.readlines</w:t>
      </w:r>
      <w:proofErr w:type="spellEnd"/>
      <w:r w:rsidRPr="00CC47AE">
        <w:rPr>
          <w:lang w:val="en-US"/>
        </w:rPr>
        <w:t>()</w:t>
      </w:r>
    </w:p>
    <w:p w:rsidR="00CC47AE" w:rsidRPr="00CC47AE" w:rsidRDefault="00CC47AE" w:rsidP="007175FA">
      <w:pPr>
        <w:pBdr>
          <w:top w:val="single" w:sz="4" w:space="1" w:color="auto"/>
          <w:left w:val="single" w:sz="4" w:space="4" w:color="auto"/>
          <w:bottom w:val="single" w:sz="4" w:space="1" w:color="auto"/>
          <w:right w:val="single" w:sz="4" w:space="4" w:color="auto"/>
        </w:pBdr>
        <w:rPr>
          <w:lang w:val="en-US"/>
        </w:rPr>
      </w:pPr>
      <w:r w:rsidRPr="00CC47AE">
        <w:rPr>
          <w:lang w:val="en-US"/>
        </w:rPr>
        <w:t xml:space="preserve">    </w:t>
      </w:r>
      <w:proofErr w:type="gramStart"/>
      <w:r w:rsidRPr="00CC47AE">
        <w:rPr>
          <w:lang w:val="en-US"/>
        </w:rPr>
        <w:t>for</w:t>
      </w:r>
      <w:proofErr w:type="gramEnd"/>
      <w:r w:rsidRPr="00CC47AE">
        <w:rPr>
          <w:lang w:val="en-US"/>
        </w:rPr>
        <w:t xml:space="preserve"> </w:t>
      </w:r>
      <w:proofErr w:type="spellStart"/>
      <w:r w:rsidRPr="00CC47AE">
        <w:rPr>
          <w:lang w:val="en-US"/>
        </w:rPr>
        <w:t>i</w:t>
      </w:r>
      <w:proofErr w:type="spellEnd"/>
      <w:r w:rsidRPr="00CC47AE">
        <w:rPr>
          <w:lang w:val="en-US"/>
        </w:rPr>
        <w:t xml:space="preserve"> in range(</w:t>
      </w:r>
      <w:proofErr w:type="spellStart"/>
      <w:r w:rsidRPr="00CC47AE">
        <w:rPr>
          <w:lang w:val="en-US"/>
        </w:rPr>
        <w:t>len</w:t>
      </w:r>
      <w:proofErr w:type="spellEnd"/>
      <w:r w:rsidRPr="00CC47AE">
        <w:rPr>
          <w:lang w:val="en-US"/>
        </w:rPr>
        <w:t>(lines)):</w:t>
      </w:r>
    </w:p>
    <w:p w:rsidR="00CC47AE" w:rsidRPr="00CC47AE" w:rsidRDefault="00CC47AE" w:rsidP="007175FA">
      <w:pPr>
        <w:pBdr>
          <w:top w:val="single" w:sz="4" w:space="1" w:color="auto"/>
          <w:left w:val="single" w:sz="4" w:space="4" w:color="auto"/>
          <w:bottom w:val="single" w:sz="4" w:space="1" w:color="auto"/>
          <w:right w:val="single" w:sz="4" w:space="4" w:color="auto"/>
        </w:pBdr>
        <w:rPr>
          <w:lang w:val="en-US"/>
        </w:rPr>
      </w:pPr>
      <w:r w:rsidRPr="00CC47AE">
        <w:rPr>
          <w:lang w:val="en-US"/>
        </w:rPr>
        <w:t xml:space="preserve">        </w:t>
      </w:r>
      <w:proofErr w:type="gramStart"/>
      <w:r w:rsidRPr="00CC47AE">
        <w:rPr>
          <w:lang w:val="en-US"/>
        </w:rPr>
        <w:t>for</w:t>
      </w:r>
      <w:proofErr w:type="gramEnd"/>
      <w:r w:rsidRPr="00CC47AE">
        <w:rPr>
          <w:lang w:val="en-US"/>
        </w:rPr>
        <w:t xml:space="preserve"> </w:t>
      </w:r>
      <w:proofErr w:type="spellStart"/>
      <w:r w:rsidRPr="00CC47AE">
        <w:rPr>
          <w:lang w:val="en-US"/>
        </w:rPr>
        <w:t>dic</w:t>
      </w:r>
      <w:proofErr w:type="spellEnd"/>
      <w:r w:rsidRPr="00CC47AE">
        <w:rPr>
          <w:lang w:val="en-US"/>
        </w:rPr>
        <w:t xml:space="preserve"> in </w:t>
      </w:r>
      <w:proofErr w:type="spellStart"/>
      <w:r w:rsidRPr="00CC47AE">
        <w:rPr>
          <w:lang w:val="en-US"/>
        </w:rPr>
        <w:t>fixdic</w:t>
      </w:r>
      <w:proofErr w:type="spellEnd"/>
      <w:r w:rsidRPr="00CC47AE">
        <w:rPr>
          <w:lang w:val="en-US"/>
        </w:rPr>
        <w:t>_+</w:t>
      </w:r>
      <w:proofErr w:type="spellStart"/>
      <w:r w:rsidRPr="00CC47AE">
        <w:rPr>
          <w:lang w:val="en-US"/>
        </w:rPr>
        <w:t>optidic</w:t>
      </w:r>
      <w:proofErr w:type="spellEnd"/>
      <w:r w:rsidRPr="00CC47AE">
        <w:rPr>
          <w:lang w:val="en-US"/>
        </w:rPr>
        <w:t>_:</w:t>
      </w:r>
    </w:p>
    <w:p w:rsidR="00CC47AE" w:rsidRPr="00CC47AE" w:rsidRDefault="00CC47AE" w:rsidP="007175FA">
      <w:pPr>
        <w:pBdr>
          <w:top w:val="single" w:sz="4" w:space="1" w:color="auto"/>
          <w:left w:val="single" w:sz="4" w:space="4" w:color="auto"/>
          <w:bottom w:val="single" w:sz="4" w:space="1" w:color="auto"/>
          <w:right w:val="single" w:sz="4" w:space="4" w:color="auto"/>
        </w:pBdr>
        <w:rPr>
          <w:lang w:val="en-US"/>
        </w:rPr>
      </w:pPr>
      <w:r w:rsidRPr="00CC47AE">
        <w:rPr>
          <w:lang w:val="en-US"/>
        </w:rPr>
        <w:t xml:space="preserve">            </w:t>
      </w:r>
      <w:proofErr w:type="gramStart"/>
      <w:r w:rsidRPr="00CC47AE">
        <w:rPr>
          <w:lang w:val="en-US"/>
        </w:rPr>
        <w:t>name=</w:t>
      </w:r>
      <w:proofErr w:type="spellStart"/>
      <w:proofErr w:type="gramEnd"/>
      <w:r w:rsidRPr="00CC47AE">
        <w:rPr>
          <w:lang w:val="en-US"/>
        </w:rPr>
        <w:t>dic</w:t>
      </w:r>
      <w:proofErr w:type="spellEnd"/>
      <w:r w:rsidRPr="00CC47AE">
        <w:rPr>
          <w:lang w:val="en-US"/>
        </w:rPr>
        <w:t>['name']</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lastRenderedPageBreak/>
        <w:t xml:space="preserve">            </w:t>
      </w:r>
      <w:proofErr w:type="gramStart"/>
      <w:r w:rsidRPr="00CC47AE">
        <w:rPr>
          <w:lang w:val="en-US"/>
        </w:rPr>
        <w:t>if</w:t>
      </w:r>
      <w:proofErr w:type="gramEnd"/>
      <w:r w:rsidRPr="00CC47AE">
        <w:rPr>
          <w:lang w:val="en-US"/>
        </w:rPr>
        <w:t xml:space="preserve"> name in lines[</w:t>
      </w:r>
      <w:proofErr w:type="spellStart"/>
      <w:r w:rsidRPr="00CC47AE">
        <w:rPr>
          <w:lang w:val="en-US"/>
        </w:rPr>
        <w:t>i</w:t>
      </w:r>
      <w:proofErr w:type="spell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gramStart"/>
      <w:r w:rsidRPr="00CC47AE">
        <w:rPr>
          <w:lang w:val="en-US"/>
        </w:rPr>
        <w:t>string=</w:t>
      </w:r>
      <w:proofErr w:type="spellStart"/>
      <w:proofErr w:type="gramEnd"/>
      <w:r w:rsidRPr="00CC47AE">
        <w:rPr>
          <w:lang w:val="en-US"/>
        </w:rPr>
        <w:t>str</w:t>
      </w:r>
      <w:proofErr w:type="spellEnd"/>
      <w:r w:rsidRPr="00CC47AE">
        <w:rPr>
          <w:lang w:val="en-US"/>
        </w:rPr>
        <w:t>(</w:t>
      </w:r>
      <w:proofErr w:type="spellStart"/>
      <w:r w:rsidRPr="00CC47AE">
        <w:rPr>
          <w:lang w:val="en-US"/>
        </w:rPr>
        <w:t>dic</w:t>
      </w:r>
      <w:proofErr w:type="spellEnd"/>
      <w:r w:rsidRPr="00CC47AE">
        <w:rPr>
          <w:lang w:val="en-US"/>
        </w:rPr>
        <w:t>['value'])</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gramStart"/>
      <w:r w:rsidRPr="00CC47AE">
        <w:rPr>
          <w:lang w:val="en-US"/>
        </w:rPr>
        <w:t>lines[</w:t>
      </w:r>
      <w:proofErr w:type="spellStart"/>
      <w:proofErr w:type="gramEnd"/>
      <w:r w:rsidRPr="00CC47AE">
        <w:rPr>
          <w:lang w:val="en-US"/>
        </w:rPr>
        <w:t>i</w:t>
      </w:r>
      <w:proofErr w:type="spellEnd"/>
      <w:r w:rsidRPr="00CC47AE">
        <w:rPr>
          <w:lang w:val="en-US"/>
        </w:rPr>
        <w:t>]=lines[</w:t>
      </w:r>
      <w:proofErr w:type="spellStart"/>
      <w:r w:rsidRPr="00CC47AE">
        <w:rPr>
          <w:lang w:val="en-US"/>
        </w:rPr>
        <w:t>i</w:t>
      </w:r>
      <w:proofErr w:type="spellEnd"/>
      <w:r w:rsidRPr="00CC47AE">
        <w:rPr>
          <w:lang w:val="en-US"/>
        </w:rPr>
        <w:t>].replace(</w:t>
      </w:r>
      <w:proofErr w:type="spellStart"/>
      <w:r w:rsidRPr="00CC47AE">
        <w:rPr>
          <w:lang w:val="en-US"/>
        </w:rPr>
        <w:t>name,string</w:t>
      </w:r>
      <w:proofErr w:type="spell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gramStart"/>
      <w:r w:rsidRPr="00CC47AE">
        <w:rPr>
          <w:lang w:val="en-US"/>
        </w:rPr>
        <w:t>with</w:t>
      </w:r>
      <w:proofErr w:type="gramEnd"/>
      <w:r w:rsidRPr="00CC47AE">
        <w:rPr>
          <w:lang w:val="en-US"/>
        </w:rPr>
        <w:t xml:space="preserve"> open(</w:t>
      </w:r>
      <w:proofErr w:type="spellStart"/>
      <w:r w:rsidRPr="00CC47AE">
        <w:rPr>
          <w:lang w:val="en-US"/>
        </w:rPr>
        <w:t>fichierdat</w:t>
      </w:r>
      <w:proofErr w:type="spellEnd"/>
      <w:r w:rsidRPr="00CC47AE">
        <w:rPr>
          <w:lang w:val="en-US"/>
        </w:rPr>
        <w:t>_,'w') as fid:</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gramStart"/>
      <w:r w:rsidRPr="00CC47AE">
        <w:rPr>
          <w:lang w:val="en-US"/>
        </w:rPr>
        <w:t>for</w:t>
      </w:r>
      <w:proofErr w:type="gramEnd"/>
      <w:r w:rsidRPr="00CC47AE">
        <w:rPr>
          <w:lang w:val="en-US"/>
        </w:rPr>
        <w:t xml:space="preserve"> line in lines:</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proofErr w:type="gramStart"/>
      <w:r w:rsidRPr="00CC47AE">
        <w:rPr>
          <w:lang w:val="en-US"/>
        </w:rPr>
        <w:t>fid.write</w:t>
      </w:r>
      <w:proofErr w:type="spellEnd"/>
      <w:r w:rsidRPr="00CC47AE">
        <w:rPr>
          <w:lang w:val="en-US"/>
        </w:rPr>
        <w:t>(</w:t>
      </w:r>
      <w:proofErr w:type="gramEnd"/>
      <w:r w:rsidRPr="00CC47AE">
        <w:rPr>
          <w:lang w:val="en-US"/>
        </w:rPr>
        <w:t>line)</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Default="00CC47AE" w:rsidP="00CC47AE">
      <w:pPr>
        <w:pBdr>
          <w:top w:val="single" w:sz="4" w:space="1" w:color="auto"/>
          <w:left w:val="single" w:sz="4" w:space="1" w:color="auto"/>
          <w:bottom w:val="single" w:sz="4" w:space="1" w:color="auto"/>
          <w:right w:val="single" w:sz="4" w:space="1" w:color="auto"/>
        </w:pBdr>
      </w:pPr>
      <w:r>
        <w:t># ## Lecture des fichiers de résultat</w:t>
      </w:r>
    </w:p>
    <w:p w:rsidR="00CC47AE" w:rsidRDefault="00CC47AE" w:rsidP="00CC47AE">
      <w:pPr>
        <w:pBdr>
          <w:top w:val="single" w:sz="4" w:space="1" w:color="auto"/>
          <w:left w:val="single" w:sz="4" w:space="1" w:color="auto"/>
          <w:bottom w:val="single" w:sz="4" w:space="1" w:color="auto"/>
          <w:right w:val="single" w:sz="4" w:space="1" w:color="auto"/>
        </w:pBdr>
      </w:pPr>
      <w:r>
        <w:t># `</w:t>
      </w:r>
      <w:proofErr w:type="spellStart"/>
      <w:proofErr w:type="gramStart"/>
      <w:r>
        <w:t>readoutput</w:t>
      </w:r>
      <w:proofErr w:type="spellEnd"/>
      <w:r>
        <w:t>(</w:t>
      </w:r>
      <w:proofErr w:type="spellStart"/>
      <w:proofErr w:type="gramEnd"/>
      <w:r>
        <w:t>fichierpost</w:t>
      </w:r>
      <w:proofErr w:type="spellEnd"/>
      <w:r>
        <w:t>_)`</w:t>
      </w:r>
    </w:p>
    <w:p w:rsidR="00CC47AE" w:rsidRDefault="00CC47AE" w:rsidP="00CC47AE">
      <w:pPr>
        <w:pBdr>
          <w:top w:val="single" w:sz="4" w:space="1" w:color="auto"/>
          <w:left w:val="single" w:sz="4" w:space="1" w:color="auto"/>
          <w:bottom w:val="single" w:sz="4" w:space="1" w:color="auto"/>
          <w:right w:val="single" w:sz="4" w:space="1" w:color="auto"/>
        </w:pBdr>
      </w:pPr>
      <w:r>
        <w:t xml:space="preserve"># </w:t>
      </w:r>
    </w:p>
    <w:p w:rsidR="00CC47AE" w:rsidRDefault="00CC47AE" w:rsidP="00CC47AE">
      <w:pPr>
        <w:pBdr>
          <w:top w:val="single" w:sz="4" w:space="1" w:color="auto"/>
          <w:left w:val="single" w:sz="4" w:space="1" w:color="auto"/>
          <w:bottom w:val="single" w:sz="4" w:space="1" w:color="auto"/>
          <w:right w:val="single" w:sz="4" w:space="1" w:color="auto"/>
        </w:pBdr>
      </w:pPr>
      <w:r>
        <w:t># Cette fonction lit les résultats du calcul du programme tiers écrites dans le fichier de résultats `</w:t>
      </w:r>
      <w:proofErr w:type="spellStart"/>
      <w:r>
        <w:t>fichierpost</w:t>
      </w:r>
      <w:proofErr w:type="spellEnd"/>
      <w:r>
        <w:t>_` et les range dans la liste de dictionnaires `</w:t>
      </w:r>
      <w:proofErr w:type="spellStart"/>
      <w:r>
        <w:t>resvals</w:t>
      </w:r>
      <w:proofErr w:type="spellEnd"/>
      <w:r>
        <w:t>_` retournée par la fonction. Le nom des entrées des dictionnaires de `</w:t>
      </w:r>
      <w:proofErr w:type="spellStart"/>
      <w:r>
        <w:t>resvals</w:t>
      </w:r>
      <w:proofErr w:type="spellEnd"/>
      <w:r>
        <w:t>_` doit correspondre aux noms des entrées des dictionnaires de `</w:t>
      </w:r>
      <w:proofErr w:type="spellStart"/>
      <w:r>
        <w:t>resdic</w:t>
      </w:r>
      <w:proofErr w:type="spellEnd"/>
      <w:r>
        <w:t>`, qui contient les valeurs objectif.</w:t>
      </w:r>
    </w:p>
    <w:p w:rsidR="00CC47AE" w:rsidRDefault="00CC47AE" w:rsidP="00CC47AE">
      <w:pPr>
        <w:pBdr>
          <w:top w:val="single" w:sz="4" w:space="1" w:color="auto"/>
          <w:left w:val="single" w:sz="4" w:space="1" w:color="auto"/>
          <w:bottom w:val="single" w:sz="4" w:space="1" w:color="auto"/>
          <w:right w:val="single" w:sz="4" w:space="1" w:color="auto"/>
        </w:pBdr>
      </w:pPr>
      <w:r>
        <w:t xml:space="preserve"># </w:t>
      </w:r>
    </w:p>
    <w:p w:rsidR="00CC47AE" w:rsidRDefault="00CC47AE" w:rsidP="00CC47AE">
      <w:pPr>
        <w:pBdr>
          <w:top w:val="single" w:sz="4" w:space="1" w:color="auto"/>
          <w:left w:val="single" w:sz="4" w:space="1" w:color="auto"/>
          <w:bottom w:val="single" w:sz="4" w:space="1" w:color="auto"/>
          <w:right w:val="single" w:sz="4" w:space="1" w:color="auto"/>
        </w:pBdr>
      </w:pPr>
      <w:r>
        <w:t># Cette fonction est à adapter selon les cas.</w:t>
      </w:r>
    </w:p>
    <w:p w:rsidR="00CC47AE" w:rsidRDefault="00CC47AE" w:rsidP="00CC47AE">
      <w:pPr>
        <w:pBdr>
          <w:top w:val="single" w:sz="4" w:space="1" w:color="auto"/>
          <w:left w:val="single" w:sz="4" w:space="1" w:color="auto"/>
          <w:bottom w:val="single" w:sz="4" w:space="1" w:color="auto"/>
          <w:right w:val="single" w:sz="4" w:space="1" w:color="auto"/>
        </w:pBd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gramStart"/>
      <w:r w:rsidRPr="00CC47AE">
        <w:rPr>
          <w:lang w:val="en-US"/>
        </w:rPr>
        <w:t>In[</w:t>
      </w:r>
      <w:proofErr w:type="gramEnd"/>
      <w:r w:rsidRPr="00CC47AE">
        <w:rPr>
          <w:lang w:val="en-US"/>
        </w:rPr>
        <w:t>3]:</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roofErr w:type="spellStart"/>
      <w:proofErr w:type="gramStart"/>
      <w:r w:rsidRPr="00CC47AE">
        <w:rPr>
          <w:lang w:val="en-US"/>
        </w:rPr>
        <w:t>def</w:t>
      </w:r>
      <w:proofErr w:type="spellEnd"/>
      <w:proofErr w:type="gramEnd"/>
      <w:r w:rsidRPr="00CC47AE">
        <w:rPr>
          <w:lang w:val="en-US"/>
        </w:rPr>
        <w:t xml:space="preserve"> </w:t>
      </w:r>
      <w:proofErr w:type="spellStart"/>
      <w:r w:rsidRPr="00CC47AE">
        <w:rPr>
          <w:lang w:val="en-US"/>
        </w:rPr>
        <w:t>readoutput</w:t>
      </w:r>
      <w:proofErr w:type="spellEnd"/>
      <w:r w:rsidRPr="00CC47AE">
        <w:rPr>
          <w:lang w:val="en-US"/>
        </w:rPr>
        <w:t>(</w:t>
      </w:r>
      <w:proofErr w:type="spellStart"/>
      <w:r w:rsidRPr="00CC47AE">
        <w:rPr>
          <w:lang w:val="en-US"/>
        </w:rPr>
        <w:t>fichierpost</w:t>
      </w:r>
      <w:proofErr w:type="spellEnd"/>
      <w:r w:rsidRPr="00CC47AE">
        <w:rPr>
          <w:lang w:val="en-US"/>
        </w:rPr>
        <w:t>_):</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r w:rsidRPr="00CC47AE">
        <w:rPr>
          <w:lang w:val="en-US"/>
        </w:rPr>
        <w:t>resvals</w:t>
      </w:r>
      <w:proofErr w:type="spellEnd"/>
      <w:r w:rsidRPr="00CC47AE">
        <w:rPr>
          <w:lang w:val="en-US"/>
        </w:rPr>
        <w:t>_</w:t>
      </w:r>
      <w:proofErr w:type="gramStart"/>
      <w:r w:rsidRPr="00CC47AE">
        <w:rPr>
          <w:lang w:val="en-US"/>
        </w:rPr>
        <w:t>={}</w:t>
      </w:r>
      <w:proofErr w:type="gramEnd"/>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proofErr w:type="gramStart"/>
      <w:r w:rsidRPr="00CC47AE">
        <w:rPr>
          <w:lang w:val="en-US"/>
        </w:rPr>
        <w:t>restemp</w:t>
      </w:r>
      <w:proofErr w:type="spellEnd"/>
      <w:proofErr w:type="gramEnd"/>
      <w:r w:rsidRPr="00CC47AE">
        <w:rPr>
          <w:lang w:val="en-US"/>
        </w:rPr>
        <w:t xml:space="preserve"> = </w:t>
      </w:r>
      <w:proofErr w:type="spellStart"/>
      <w:r w:rsidRPr="00CC47AE">
        <w:rPr>
          <w:lang w:val="en-US"/>
        </w:rPr>
        <w:t>genfromtxt</w:t>
      </w:r>
      <w:proofErr w:type="spellEnd"/>
      <w:r w:rsidRPr="00CC47AE">
        <w:rPr>
          <w:lang w:val="en-US"/>
        </w:rPr>
        <w:t>(</w:t>
      </w:r>
      <w:proofErr w:type="spellStart"/>
      <w:r w:rsidRPr="00CC47AE">
        <w:rPr>
          <w:lang w:val="en-US"/>
        </w:rPr>
        <w:t>fichierpost</w:t>
      </w:r>
      <w:proofErr w:type="spellEnd"/>
      <w:r w:rsidRPr="00CC47AE">
        <w:rPr>
          <w:lang w:val="en-US"/>
        </w:rPr>
        <w:t>_,</w:t>
      </w:r>
      <w:proofErr w:type="spellStart"/>
      <w:r w:rsidRPr="00CC47AE">
        <w:rPr>
          <w:lang w:val="en-US"/>
        </w:rPr>
        <w:t>skip_header</w:t>
      </w:r>
      <w:proofErr w:type="spellEnd"/>
      <w:r w:rsidRPr="00CC47AE">
        <w:rPr>
          <w:lang w:val="en-US"/>
        </w:rPr>
        <w:t>=2)</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proofErr w:type="gramStart"/>
      <w:r w:rsidRPr="00CC47AE">
        <w:rPr>
          <w:lang w:val="en-US"/>
        </w:rPr>
        <w:t>liste</w:t>
      </w:r>
      <w:proofErr w:type="spellEnd"/>
      <w:proofErr w:type="gramEnd"/>
      <w:r w:rsidRPr="00CC47AE">
        <w:rPr>
          <w:lang w:val="en-US"/>
        </w:rPr>
        <w:t xml:space="preserve"> = list(</w:t>
      </w:r>
      <w:proofErr w:type="spellStart"/>
      <w:r w:rsidRPr="00CC47AE">
        <w:rPr>
          <w:lang w:val="en-US"/>
        </w:rPr>
        <w:t>restemp</w:t>
      </w:r>
      <w:proofErr w:type="spellEnd"/>
      <w:r w:rsidRPr="00CC47AE">
        <w:rPr>
          <w:lang w:val="en-US"/>
        </w:rPr>
        <w:t>[:,1])</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r w:rsidRPr="00CC47AE">
        <w:rPr>
          <w:lang w:val="en-US"/>
        </w:rPr>
        <w:t>n_min_s</w:t>
      </w:r>
      <w:proofErr w:type="spellEnd"/>
      <w:r w:rsidRPr="00CC47AE">
        <w:rPr>
          <w:lang w:val="en-US"/>
        </w:rPr>
        <w:t xml:space="preserve"> = </w:t>
      </w:r>
      <w:proofErr w:type="gramStart"/>
      <w:r w:rsidRPr="00CC47AE">
        <w:rPr>
          <w:lang w:val="en-US"/>
        </w:rPr>
        <w:t>list(</w:t>
      </w:r>
      <w:proofErr w:type="spellStart"/>
      <w:proofErr w:type="gramEnd"/>
      <w:r w:rsidRPr="00CC47AE">
        <w:rPr>
          <w:lang w:val="en-US"/>
        </w:rPr>
        <w:t>restemp</w:t>
      </w:r>
      <w:proofErr w:type="spellEnd"/>
      <w:r w:rsidRPr="00CC47AE">
        <w:rPr>
          <w:lang w:val="en-US"/>
        </w:rPr>
        <w:t>[:,0]&gt;=1.45).index(True)</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t_0_s = </w:t>
      </w:r>
      <w:proofErr w:type="spellStart"/>
      <w:proofErr w:type="gramStart"/>
      <w:r w:rsidRPr="00CC47AE">
        <w:rPr>
          <w:lang w:val="en-US"/>
        </w:rPr>
        <w:t>restemp</w:t>
      </w:r>
      <w:proofErr w:type="spellEnd"/>
      <w:r w:rsidRPr="00CC47AE">
        <w:rPr>
          <w:lang w:val="en-US"/>
        </w:rPr>
        <w:t>[</w:t>
      </w:r>
      <w:proofErr w:type="gramEnd"/>
      <w:r w:rsidRPr="00CC47AE">
        <w:rPr>
          <w:lang w:val="en-US"/>
        </w:rPr>
        <w:t>0:n_min_s+1,0]</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deb_0_s = </w:t>
      </w:r>
      <w:proofErr w:type="spellStart"/>
      <w:proofErr w:type="gramStart"/>
      <w:r w:rsidRPr="00CC47AE">
        <w:rPr>
          <w:lang w:val="en-US"/>
        </w:rPr>
        <w:t>restemp</w:t>
      </w:r>
      <w:proofErr w:type="spellEnd"/>
      <w:r w:rsidRPr="00CC47AE">
        <w:rPr>
          <w:lang w:val="en-US"/>
        </w:rPr>
        <w:t>[</w:t>
      </w:r>
      <w:proofErr w:type="gramEnd"/>
      <w:r w:rsidRPr="00CC47AE">
        <w:rPr>
          <w:lang w:val="en-US"/>
        </w:rPr>
        <w:t>0:n_min_s+1,1]</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numsum_deb_0_s = (</w:t>
      </w:r>
      <w:proofErr w:type="gramStart"/>
      <w:r w:rsidRPr="00CC47AE">
        <w:rPr>
          <w:lang w:val="en-US"/>
        </w:rPr>
        <w:t>sum(</w:t>
      </w:r>
      <w:proofErr w:type="spellStart"/>
      <w:proofErr w:type="gramEnd"/>
      <w:r w:rsidRPr="00CC47AE">
        <w:rPr>
          <w:lang w:val="en-US"/>
        </w:rPr>
        <w:t>liste</w:t>
      </w:r>
      <w:proofErr w:type="spell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r w:rsidRPr="00CC47AE">
        <w:rPr>
          <w:lang w:val="en-US"/>
        </w:rPr>
        <w:t>resvals</w:t>
      </w:r>
      <w:proofErr w:type="spellEnd"/>
      <w:proofErr w:type="gramStart"/>
      <w:r w:rsidRPr="00CC47AE">
        <w:rPr>
          <w:lang w:val="en-US"/>
        </w:rPr>
        <w:t>_[</w:t>
      </w:r>
      <w:proofErr w:type="gramEnd"/>
      <w:r w:rsidRPr="00CC47AE">
        <w:rPr>
          <w:lang w:val="en-US"/>
        </w:rPr>
        <w:t>'Volume']=(1/998.2)*abs(</w:t>
      </w:r>
      <w:proofErr w:type="spellStart"/>
      <w:r w:rsidRPr="00CC47AE">
        <w:rPr>
          <w:lang w:val="en-US"/>
        </w:rPr>
        <w:t>trapz</w:t>
      </w:r>
      <w:proofErr w:type="spellEnd"/>
      <w:r w:rsidRPr="00CC47AE">
        <w:rPr>
          <w:lang w:val="en-US"/>
        </w:rPr>
        <w:t>(deb_0_s,x=t_0_s))</w:t>
      </w:r>
    </w:p>
    <w:p w:rsidR="00CC47AE" w:rsidRDefault="00CC47AE" w:rsidP="00CC47AE">
      <w:pPr>
        <w:pBdr>
          <w:top w:val="single" w:sz="4" w:space="1" w:color="auto"/>
          <w:left w:val="single" w:sz="4" w:space="1" w:color="auto"/>
          <w:bottom w:val="single" w:sz="4" w:space="1" w:color="auto"/>
          <w:right w:val="single" w:sz="4" w:space="1" w:color="auto"/>
        </w:pBdr>
      </w:pPr>
      <w:r w:rsidRPr="00CC47AE">
        <w:rPr>
          <w:lang w:val="en-US"/>
        </w:rPr>
        <w:t xml:space="preserve">    </w:t>
      </w:r>
      <w:proofErr w:type="spellStart"/>
      <w:r>
        <w:t>resvals</w:t>
      </w:r>
      <w:proofErr w:type="spellEnd"/>
      <w:proofErr w:type="gramStart"/>
      <w:r>
        <w:t>_[</w:t>
      </w:r>
      <w:proofErr w:type="gramEnd"/>
      <w:r>
        <w:t>'</w:t>
      </w:r>
      <w:proofErr w:type="spellStart"/>
      <w:r>
        <w:t>Debit_Volumique</w:t>
      </w:r>
      <w:proofErr w:type="spellEnd"/>
      <w:r>
        <w:t>'] = numsum_deb_0_s/(liste.__</w:t>
      </w:r>
      <w:proofErr w:type="spellStart"/>
      <w:r>
        <w:t>len</w:t>
      </w:r>
      <w:proofErr w:type="spellEnd"/>
      <w:r>
        <w:t>__()*998.2)</w:t>
      </w:r>
    </w:p>
    <w:p w:rsidR="00CC47AE" w:rsidRDefault="00CC47AE" w:rsidP="00CC47AE">
      <w:pPr>
        <w:pBdr>
          <w:top w:val="single" w:sz="4" w:space="1" w:color="auto"/>
          <w:left w:val="single" w:sz="4" w:space="1" w:color="auto"/>
          <w:bottom w:val="single" w:sz="4" w:space="1" w:color="auto"/>
          <w:right w:val="single" w:sz="4" w:space="1" w:color="auto"/>
        </w:pBdr>
      </w:pPr>
      <w:r>
        <w:t xml:space="preserve">    </w:t>
      </w:r>
      <w:proofErr w:type="gramStart"/>
      <w:r>
        <w:t>return</w:t>
      </w:r>
      <w:proofErr w:type="gramEnd"/>
      <w:r>
        <w:t xml:space="preserve"> </w:t>
      </w:r>
      <w:proofErr w:type="spellStart"/>
      <w:r>
        <w:t>resvals</w:t>
      </w:r>
      <w:proofErr w:type="spellEnd"/>
      <w:r>
        <w:t>_</w:t>
      </w:r>
    </w:p>
    <w:p w:rsidR="00CC47AE" w:rsidRDefault="00CC47AE" w:rsidP="00CC47AE">
      <w:pPr>
        <w:pBdr>
          <w:top w:val="single" w:sz="4" w:space="1" w:color="auto"/>
          <w:left w:val="single" w:sz="4" w:space="1" w:color="auto"/>
          <w:bottom w:val="single" w:sz="4" w:space="1" w:color="auto"/>
          <w:right w:val="single" w:sz="4" w:space="1" w:color="auto"/>
        </w:pBdr>
      </w:pPr>
    </w:p>
    <w:p w:rsidR="00CC47AE" w:rsidRDefault="00CC47AE" w:rsidP="00CC47AE">
      <w:pPr>
        <w:pBdr>
          <w:top w:val="single" w:sz="4" w:space="1" w:color="auto"/>
          <w:left w:val="single" w:sz="4" w:space="1" w:color="auto"/>
          <w:bottom w:val="single" w:sz="4" w:space="1" w:color="auto"/>
          <w:right w:val="single" w:sz="4" w:space="1" w:color="auto"/>
        </w:pBdr>
      </w:pPr>
    </w:p>
    <w:p w:rsidR="00CC47AE" w:rsidRDefault="00CC47AE" w:rsidP="00CC47AE">
      <w:pPr>
        <w:pBdr>
          <w:top w:val="single" w:sz="4" w:space="1" w:color="auto"/>
          <w:left w:val="single" w:sz="4" w:space="1" w:color="auto"/>
          <w:bottom w:val="single" w:sz="4" w:space="1" w:color="auto"/>
          <w:right w:val="single" w:sz="4" w:space="1" w:color="auto"/>
        </w:pBdr>
      </w:pPr>
      <w:r>
        <w:t># ## Lancement du programme tiers</w:t>
      </w:r>
    </w:p>
    <w:p w:rsidR="00CC47AE" w:rsidRDefault="00CC47AE" w:rsidP="00CC47AE">
      <w:pPr>
        <w:pBdr>
          <w:top w:val="single" w:sz="4" w:space="1" w:color="auto"/>
          <w:left w:val="single" w:sz="4" w:space="1" w:color="auto"/>
          <w:bottom w:val="single" w:sz="4" w:space="1" w:color="auto"/>
          <w:right w:val="single" w:sz="4" w:space="1" w:color="auto"/>
        </w:pBdr>
      </w:pPr>
      <w:r>
        <w:t># `</w:t>
      </w:r>
      <w:proofErr w:type="spellStart"/>
      <w:proofErr w:type="gramStart"/>
      <w:r>
        <w:t>launchGetdp</w:t>
      </w:r>
      <w:proofErr w:type="spellEnd"/>
      <w:r>
        <w:t>(</w:t>
      </w:r>
      <w:proofErr w:type="spellStart"/>
      <w:proofErr w:type="gramEnd"/>
      <w:r>
        <w:t>fichierbat</w:t>
      </w:r>
      <w:proofErr w:type="spellEnd"/>
      <w:r>
        <w:t>_)`</w:t>
      </w:r>
    </w:p>
    <w:p w:rsidR="00CC47AE" w:rsidRDefault="00CC47AE" w:rsidP="00CC47AE">
      <w:pPr>
        <w:pBdr>
          <w:top w:val="single" w:sz="4" w:space="1" w:color="auto"/>
          <w:left w:val="single" w:sz="4" w:space="1" w:color="auto"/>
          <w:bottom w:val="single" w:sz="4" w:space="1" w:color="auto"/>
          <w:right w:val="single" w:sz="4" w:space="1" w:color="auto"/>
        </w:pBdr>
      </w:pPr>
      <w:r>
        <w:t xml:space="preserve"># </w:t>
      </w:r>
    </w:p>
    <w:p w:rsidR="00CC47AE" w:rsidRDefault="00CC47AE" w:rsidP="00CC47AE">
      <w:pPr>
        <w:pBdr>
          <w:top w:val="single" w:sz="4" w:space="1" w:color="auto"/>
          <w:left w:val="single" w:sz="4" w:space="1" w:color="auto"/>
          <w:bottom w:val="single" w:sz="4" w:space="1" w:color="auto"/>
          <w:right w:val="single" w:sz="4" w:space="1" w:color="auto"/>
        </w:pBdr>
      </w:pPr>
      <w:r>
        <w:t xml:space="preserve"># Ici, on lance le logiciel </w:t>
      </w:r>
      <w:proofErr w:type="spellStart"/>
      <w:r>
        <w:t>getdp</w:t>
      </w:r>
      <w:proofErr w:type="spellEnd"/>
      <w:r>
        <w:t xml:space="preserve"> à partir d'un fichier batch `</w:t>
      </w:r>
      <w:proofErr w:type="spellStart"/>
      <w:r>
        <w:t>fichierbat</w:t>
      </w:r>
      <w:proofErr w:type="spellEnd"/>
      <w:r>
        <w:t>_` (le `</w:t>
      </w:r>
      <w:proofErr w:type="spellStart"/>
      <w:r>
        <w:t>fichierdat</w:t>
      </w:r>
      <w:proofErr w:type="spellEnd"/>
      <w:r>
        <w:t>_` mis à jour est inclus dans le script batch, dans d'autres cas, `</w:t>
      </w:r>
      <w:proofErr w:type="spellStart"/>
      <w:r>
        <w:t>fichierbat</w:t>
      </w:r>
      <w:proofErr w:type="spellEnd"/>
      <w:r>
        <w:t>_` et `</w:t>
      </w:r>
      <w:proofErr w:type="spellStart"/>
      <w:r>
        <w:t>fichierdat</w:t>
      </w:r>
      <w:proofErr w:type="spellEnd"/>
      <w:r>
        <w:t>_` peuvent être confondus). En l'occurrence, `</w:t>
      </w:r>
      <w:proofErr w:type="spellStart"/>
      <w:r>
        <w:t>fichierbat</w:t>
      </w:r>
      <w:proofErr w:type="spellEnd"/>
      <w:r>
        <w:t>_` est de la forme :</w:t>
      </w:r>
    </w:p>
    <w:p w:rsidR="00CC47AE" w:rsidRDefault="00CC47AE" w:rsidP="00CC47AE">
      <w:pPr>
        <w:pBdr>
          <w:top w:val="single" w:sz="4" w:space="1" w:color="auto"/>
          <w:left w:val="single" w:sz="4" w:space="1" w:color="auto"/>
          <w:bottom w:val="single" w:sz="4" w:space="1" w:color="auto"/>
          <w:right w:val="single" w:sz="4" w:space="1" w:color="auto"/>
        </w:pBdr>
      </w:pPr>
      <w:r>
        <w:t xml:space="preserve"># </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t># `D:\GIV\Simu\gmsh\getdp-2.5.0-Windows\getdp.exe *</w:t>
      </w:r>
      <w:proofErr w:type="spellStart"/>
      <w:r>
        <w:t>fichierdat</w:t>
      </w:r>
      <w:proofErr w:type="spellEnd"/>
      <w:r>
        <w:t>* -</w:t>
      </w:r>
      <w:proofErr w:type="spellStart"/>
      <w:r>
        <w:t>solve</w:t>
      </w:r>
      <w:proofErr w:type="spellEnd"/>
      <w:r>
        <w:t xml:space="preserve"> ... </w:t>
      </w:r>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`D</w:t>
      </w:r>
      <w:proofErr w:type="gramStart"/>
      <w:r w:rsidRPr="00CC47AE">
        <w:rPr>
          <w:lang w:val="en-US"/>
        </w:rPr>
        <w:t>:\</w:t>
      </w:r>
      <w:proofErr w:type="gramEnd"/>
      <w:r w:rsidRPr="00CC47AE">
        <w:rPr>
          <w:lang w:val="en-US"/>
        </w:rPr>
        <w:t>GIV\Simu\gmsh\getdp-2.5.0-Windows\getdp.exe *</w:t>
      </w:r>
      <w:proofErr w:type="spellStart"/>
      <w:r w:rsidRPr="00CC47AE">
        <w:rPr>
          <w:lang w:val="en-US"/>
        </w:rPr>
        <w:t>fichierdat</w:t>
      </w:r>
      <w:proofErr w:type="spellEnd"/>
      <w:r w:rsidRPr="00CC47AE">
        <w:rPr>
          <w:lang w:val="en-US"/>
        </w:rPr>
        <w:t>* -</w:t>
      </w:r>
      <w:proofErr w:type="spellStart"/>
      <w:r w:rsidRPr="00CC47AE">
        <w:rPr>
          <w:lang w:val="en-US"/>
        </w:rPr>
        <w:t>pos</w:t>
      </w:r>
      <w:proofErr w:type="spellEnd"/>
      <w:r w:rsidRPr="00CC47AE">
        <w:rPr>
          <w:lang w:val="en-US"/>
        </w:rPr>
        <w:t xml:space="preserve"> ...`</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`Pause`</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gramStart"/>
      <w:r w:rsidRPr="00CC47AE">
        <w:rPr>
          <w:lang w:val="en-US"/>
        </w:rPr>
        <w:t>In[</w:t>
      </w:r>
      <w:proofErr w:type="gramEnd"/>
      <w:r w:rsidRPr="00CC47AE">
        <w:rPr>
          <w:lang w:val="en-US"/>
        </w:rPr>
        <w:t>4]:</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roofErr w:type="spellStart"/>
      <w:proofErr w:type="gramStart"/>
      <w:r w:rsidRPr="00CC47AE">
        <w:rPr>
          <w:lang w:val="en-US"/>
        </w:rPr>
        <w:t>def</w:t>
      </w:r>
      <w:proofErr w:type="spellEnd"/>
      <w:proofErr w:type="gramEnd"/>
      <w:r w:rsidRPr="00CC47AE">
        <w:rPr>
          <w:lang w:val="en-US"/>
        </w:rPr>
        <w:t xml:space="preserve"> </w:t>
      </w:r>
      <w:proofErr w:type="spellStart"/>
      <w:r w:rsidRPr="00CC47AE">
        <w:rPr>
          <w:lang w:val="en-US"/>
        </w:rPr>
        <w:t>launchModel</w:t>
      </w:r>
      <w:proofErr w:type="spell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l1 = </w:t>
      </w:r>
      <w:proofErr w:type="spellStart"/>
      <w:r w:rsidRPr="00CC47AE">
        <w:rPr>
          <w:lang w:val="en-US"/>
        </w:rPr>
        <w:t>subprocess.check_output</w:t>
      </w:r>
      <w:proofErr w:type="spellEnd"/>
      <w:r w:rsidRPr="00CC47AE">
        <w:rPr>
          <w:lang w:val="en-US"/>
        </w:rPr>
        <w:t>(</w:t>
      </w:r>
      <w:proofErr w:type="spellStart"/>
      <w:r w:rsidRPr="00CC47AE">
        <w:rPr>
          <w:lang w:val="en-US"/>
        </w:rPr>
        <w:t>r'"C</w:t>
      </w:r>
      <w:proofErr w:type="spellEnd"/>
      <w:r w:rsidRPr="00CC47AE">
        <w:rPr>
          <w:lang w:val="en-US"/>
        </w:rPr>
        <w:t xml:space="preserve">:\Program Files\ANSYS </w:t>
      </w:r>
      <w:proofErr w:type="spellStart"/>
      <w:r w:rsidRPr="00CC47AE">
        <w:rPr>
          <w:lang w:val="en-US"/>
        </w:rPr>
        <w:t>Inc</w:t>
      </w:r>
      <w:proofErr w:type="spellEnd"/>
      <w:r w:rsidRPr="00CC47AE">
        <w:rPr>
          <w:lang w:val="en-US"/>
        </w:rPr>
        <w:t>\v170\Framework\bin\Win64\RunWB2.exe" -X -R '+</w:t>
      </w:r>
      <w:proofErr w:type="spellStart"/>
      <w:r w:rsidRPr="00CC47AE">
        <w:rPr>
          <w:lang w:val="en-US"/>
        </w:rPr>
        <w:t>fichierdat</w:t>
      </w:r>
      <w:proofErr w:type="gramStart"/>
      <w:r w:rsidRPr="00CC47AE">
        <w:rPr>
          <w:lang w:val="en-US"/>
        </w:rPr>
        <w:t>,shell</w:t>
      </w:r>
      <w:proofErr w:type="spellEnd"/>
      <w:proofErr w:type="gramEnd"/>
      <w:r w:rsidRPr="00CC47AE">
        <w:rPr>
          <w:lang w:val="en-US"/>
        </w:rPr>
        <w:t>=True)</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Default="00CC47AE" w:rsidP="00CC47AE">
      <w:pPr>
        <w:pBdr>
          <w:top w:val="single" w:sz="4" w:space="1" w:color="auto"/>
          <w:left w:val="single" w:sz="4" w:space="1" w:color="auto"/>
          <w:bottom w:val="single" w:sz="4" w:space="1" w:color="auto"/>
          <w:right w:val="single" w:sz="4" w:space="1" w:color="auto"/>
        </w:pBdr>
      </w:pPr>
      <w:r>
        <w:t># ## Mise à jour du dictionnaire des paramètres optimisés</w:t>
      </w:r>
    </w:p>
    <w:p w:rsidR="00CC47AE" w:rsidRDefault="00CC47AE" w:rsidP="00CC47AE">
      <w:pPr>
        <w:pBdr>
          <w:top w:val="single" w:sz="4" w:space="1" w:color="auto"/>
          <w:left w:val="single" w:sz="4" w:space="1" w:color="auto"/>
          <w:bottom w:val="single" w:sz="4" w:space="1" w:color="auto"/>
          <w:right w:val="single" w:sz="4" w:space="1" w:color="auto"/>
        </w:pBdr>
      </w:pPr>
      <w:r>
        <w:t># `</w:t>
      </w:r>
      <w:proofErr w:type="spellStart"/>
      <w:proofErr w:type="gramStart"/>
      <w:r>
        <w:t>updateoptidic</w:t>
      </w:r>
      <w:proofErr w:type="spellEnd"/>
      <w:r>
        <w:t>(</w:t>
      </w:r>
      <w:proofErr w:type="spellStart"/>
      <w:proofErr w:type="gramEnd"/>
      <w:r>
        <w:t>optivals</w:t>
      </w:r>
      <w:proofErr w:type="spellEnd"/>
      <w:r>
        <w:t>_)`</w:t>
      </w:r>
    </w:p>
    <w:p w:rsidR="00CC47AE" w:rsidRDefault="00CC47AE" w:rsidP="00CC47AE">
      <w:pPr>
        <w:pBdr>
          <w:top w:val="single" w:sz="4" w:space="1" w:color="auto"/>
          <w:left w:val="single" w:sz="4" w:space="1" w:color="auto"/>
          <w:bottom w:val="single" w:sz="4" w:space="1" w:color="auto"/>
          <w:right w:val="single" w:sz="4" w:space="1" w:color="auto"/>
        </w:pBdr>
      </w:pPr>
      <w:r>
        <w:t xml:space="preserve"># </w:t>
      </w:r>
    </w:p>
    <w:p w:rsidR="00CC47AE" w:rsidRDefault="00CC47AE" w:rsidP="00CC47AE">
      <w:pPr>
        <w:pBdr>
          <w:top w:val="single" w:sz="4" w:space="1" w:color="auto"/>
          <w:left w:val="single" w:sz="4" w:space="1" w:color="auto"/>
          <w:bottom w:val="single" w:sz="4" w:space="1" w:color="auto"/>
          <w:right w:val="single" w:sz="4" w:space="1" w:color="auto"/>
        </w:pBdr>
      </w:pPr>
      <w:r>
        <w:t># On met à jour la liste de dictionnaires `</w:t>
      </w:r>
      <w:proofErr w:type="spellStart"/>
      <w:r>
        <w:t>optidic</w:t>
      </w:r>
      <w:proofErr w:type="spellEnd"/>
      <w:r>
        <w:t>` à partir des paramètres retournées par l'algorithme d'optimisation. `</w:t>
      </w:r>
      <w:proofErr w:type="spellStart"/>
      <w:proofErr w:type="gramStart"/>
      <w:r>
        <w:t>optivals</w:t>
      </w:r>
      <w:proofErr w:type="spellEnd"/>
      <w:proofErr w:type="gramEnd"/>
      <w:r>
        <w:t>_` est directement obtenue à partir des valeurs de la solution de l'optimisation : `</w:t>
      </w:r>
      <w:proofErr w:type="spellStart"/>
      <w:r>
        <w:t>solution.x</w:t>
      </w:r>
      <w:proofErr w:type="spellEnd"/>
      <w:r>
        <w:t>`.</w:t>
      </w:r>
    </w:p>
    <w:p w:rsidR="00CC47AE" w:rsidRDefault="00CC47AE" w:rsidP="00CC47AE">
      <w:pPr>
        <w:pBdr>
          <w:top w:val="single" w:sz="4" w:space="1" w:color="auto"/>
          <w:left w:val="single" w:sz="4" w:space="1" w:color="auto"/>
          <w:bottom w:val="single" w:sz="4" w:space="1" w:color="auto"/>
          <w:right w:val="single" w:sz="4" w:space="1" w:color="auto"/>
        </w:pBd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gramStart"/>
      <w:r w:rsidRPr="00CC47AE">
        <w:rPr>
          <w:lang w:val="en-US"/>
        </w:rPr>
        <w:t>In[</w:t>
      </w:r>
      <w:proofErr w:type="gramEnd"/>
      <w:r w:rsidRPr="00CC47AE">
        <w:rPr>
          <w:lang w:val="en-US"/>
        </w:rPr>
        <w:t>5]:</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roofErr w:type="spellStart"/>
      <w:proofErr w:type="gramStart"/>
      <w:r w:rsidRPr="00CC47AE">
        <w:rPr>
          <w:lang w:val="en-US"/>
        </w:rPr>
        <w:t>def</w:t>
      </w:r>
      <w:proofErr w:type="spellEnd"/>
      <w:proofErr w:type="gramEnd"/>
      <w:r w:rsidRPr="00CC47AE">
        <w:rPr>
          <w:lang w:val="en-US"/>
        </w:rPr>
        <w:t xml:space="preserve"> </w:t>
      </w:r>
      <w:proofErr w:type="spellStart"/>
      <w:r w:rsidRPr="00CC47AE">
        <w:rPr>
          <w:lang w:val="en-US"/>
        </w:rPr>
        <w:t>updateoptidic</w:t>
      </w:r>
      <w:proofErr w:type="spellEnd"/>
      <w:r w:rsidRPr="00CC47AE">
        <w:rPr>
          <w:lang w:val="en-US"/>
        </w:rPr>
        <w:t>(</w:t>
      </w:r>
      <w:proofErr w:type="spellStart"/>
      <w:r w:rsidRPr="00CC47AE">
        <w:rPr>
          <w:lang w:val="en-US"/>
        </w:rPr>
        <w:t>optivals</w:t>
      </w:r>
      <w:proofErr w:type="spellEnd"/>
      <w:r w:rsidRPr="00CC47AE">
        <w:rPr>
          <w:lang w:val="en-US"/>
        </w:rPr>
        <w:t>_):</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gramStart"/>
      <w:r w:rsidRPr="00CC47AE">
        <w:rPr>
          <w:lang w:val="en-US"/>
        </w:rPr>
        <w:t>assert</w:t>
      </w:r>
      <w:proofErr w:type="gramEnd"/>
      <w:r w:rsidRPr="00CC47AE">
        <w:rPr>
          <w:lang w:val="en-US"/>
        </w:rPr>
        <w:t xml:space="preserve"> </w:t>
      </w:r>
      <w:proofErr w:type="spellStart"/>
      <w:r w:rsidRPr="00CC47AE">
        <w:rPr>
          <w:lang w:val="en-US"/>
        </w:rPr>
        <w:t>len</w:t>
      </w:r>
      <w:proofErr w:type="spellEnd"/>
      <w:r w:rsidRPr="00CC47AE">
        <w:rPr>
          <w:lang w:val="en-US"/>
        </w:rPr>
        <w:t>(</w:t>
      </w:r>
      <w:proofErr w:type="spellStart"/>
      <w:r w:rsidRPr="00CC47AE">
        <w:rPr>
          <w:lang w:val="en-US"/>
        </w:rPr>
        <w:t>optivals</w:t>
      </w:r>
      <w:proofErr w:type="spellEnd"/>
      <w:r w:rsidRPr="00CC47AE">
        <w:rPr>
          <w:lang w:val="en-US"/>
        </w:rPr>
        <w:t>_)==</w:t>
      </w:r>
      <w:proofErr w:type="spellStart"/>
      <w:r w:rsidRPr="00CC47AE">
        <w:rPr>
          <w:lang w:val="en-US"/>
        </w:rPr>
        <w:t>len</w:t>
      </w:r>
      <w:proofErr w:type="spellEnd"/>
      <w:r w:rsidRPr="00CC47AE">
        <w:rPr>
          <w:lang w:val="en-US"/>
        </w:rPr>
        <w:t>(</w:t>
      </w:r>
      <w:proofErr w:type="spellStart"/>
      <w:r w:rsidRPr="00CC47AE">
        <w:rPr>
          <w:lang w:val="en-US"/>
        </w:rPr>
        <w:t>optidic</w:t>
      </w:r>
      <w:proofErr w:type="spell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lastRenderedPageBreak/>
        <w:t xml:space="preserve">    </w:t>
      </w:r>
      <w:proofErr w:type="gramStart"/>
      <w:r w:rsidRPr="00CC47AE">
        <w:rPr>
          <w:lang w:val="en-US"/>
        </w:rPr>
        <w:t>for</w:t>
      </w:r>
      <w:proofErr w:type="gramEnd"/>
      <w:r w:rsidRPr="00CC47AE">
        <w:rPr>
          <w:lang w:val="en-US"/>
        </w:rPr>
        <w:t xml:space="preserve"> </w:t>
      </w:r>
      <w:proofErr w:type="spellStart"/>
      <w:r w:rsidRPr="00CC47AE">
        <w:rPr>
          <w:lang w:val="en-US"/>
        </w:rPr>
        <w:t>i</w:t>
      </w:r>
      <w:proofErr w:type="spellEnd"/>
      <w:r w:rsidRPr="00CC47AE">
        <w:rPr>
          <w:lang w:val="en-US"/>
        </w:rPr>
        <w:t xml:space="preserve"> in range(</w:t>
      </w:r>
      <w:proofErr w:type="spellStart"/>
      <w:r w:rsidRPr="00CC47AE">
        <w:rPr>
          <w:lang w:val="en-US"/>
        </w:rPr>
        <w:t>len</w:t>
      </w:r>
      <w:proofErr w:type="spellEnd"/>
      <w:r w:rsidRPr="00CC47AE">
        <w:rPr>
          <w:lang w:val="en-US"/>
        </w:rPr>
        <w:t>(</w:t>
      </w:r>
      <w:proofErr w:type="spellStart"/>
      <w:r w:rsidRPr="00CC47AE">
        <w:rPr>
          <w:lang w:val="en-US"/>
        </w:rPr>
        <w:t>optivals</w:t>
      </w:r>
      <w:proofErr w:type="spellEnd"/>
      <w:r w:rsidRPr="00CC47AE">
        <w:rPr>
          <w:lang w:val="en-US"/>
        </w:rPr>
        <w:t>_)):</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proofErr w:type="gramStart"/>
      <w:r w:rsidRPr="00CC47AE">
        <w:rPr>
          <w:lang w:val="en-US"/>
        </w:rPr>
        <w:t>optidic</w:t>
      </w:r>
      <w:proofErr w:type="spellEnd"/>
      <w:r w:rsidRPr="00CC47AE">
        <w:rPr>
          <w:lang w:val="en-US"/>
        </w:rPr>
        <w:t>[</w:t>
      </w:r>
      <w:proofErr w:type="spellStart"/>
      <w:proofErr w:type="gramEnd"/>
      <w:r w:rsidRPr="00CC47AE">
        <w:rPr>
          <w:lang w:val="en-US"/>
        </w:rPr>
        <w:t>i</w:t>
      </w:r>
      <w:proofErr w:type="spellEnd"/>
      <w:r w:rsidRPr="00CC47AE">
        <w:rPr>
          <w:lang w:val="en-US"/>
        </w:rPr>
        <w:t>]['value']=</w:t>
      </w:r>
      <w:proofErr w:type="spellStart"/>
      <w:r w:rsidRPr="00CC47AE">
        <w:rPr>
          <w:lang w:val="en-US"/>
        </w:rPr>
        <w:t>optivals</w:t>
      </w:r>
      <w:proofErr w:type="spellEnd"/>
      <w:r w:rsidRPr="00CC47AE">
        <w:rPr>
          <w:lang w:val="en-US"/>
        </w:rPr>
        <w:t>_[</w:t>
      </w:r>
      <w:proofErr w:type="spellStart"/>
      <w:r w:rsidRPr="00CC47AE">
        <w:rPr>
          <w:lang w:val="en-US"/>
        </w:rPr>
        <w:t>i</w:t>
      </w:r>
      <w:proofErr w:type="spell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gramStart"/>
      <w:r w:rsidRPr="00CC47AE">
        <w:rPr>
          <w:lang w:val="en-US"/>
        </w:rPr>
        <w:t>for</w:t>
      </w:r>
      <w:proofErr w:type="gramEnd"/>
      <w:r w:rsidRPr="00CC47AE">
        <w:rPr>
          <w:lang w:val="en-US"/>
        </w:rPr>
        <w:t xml:space="preserve"> </w:t>
      </w:r>
      <w:proofErr w:type="spellStart"/>
      <w:r w:rsidRPr="00CC47AE">
        <w:rPr>
          <w:lang w:val="en-US"/>
        </w:rPr>
        <w:t>dic,val</w:t>
      </w:r>
      <w:proofErr w:type="spellEnd"/>
      <w:r w:rsidRPr="00CC47AE">
        <w:rPr>
          <w:lang w:val="en-US"/>
        </w:rPr>
        <w:t xml:space="preserve"> in zip(</w:t>
      </w:r>
      <w:proofErr w:type="spellStart"/>
      <w:r w:rsidRPr="00CC47AE">
        <w:rPr>
          <w:lang w:val="en-US"/>
        </w:rPr>
        <w:t>optidic,optivals</w:t>
      </w:r>
      <w:proofErr w:type="spellEnd"/>
      <w:r w:rsidRPr="00CC47AE">
        <w:rPr>
          <w:lang w:val="en-US"/>
        </w:rPr>
        <w:t>_):</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Default="00CC47AE" w:rsidP="00CC47AE">
      <w:pPr>
        <w:pBdr>
          <w:top w:val="single" w:sz="4" w:space="1" w:color="auto"/>
          <w:left w:val="single" w:sz="4" w:space="1" w:color="auto"/>
          <w:bottom w:val="single" w:sz="4" w:space="1" w:color="auto"/>
          <w:right w:val="single" w:sz="4" w:space="1" w:color="auto"/>
        </w:pBdr>
      </w:pPr>
      <w:r>
        <w:t># ## Fonction à optimiser</w:t>
      </w:r>
    </w:p>
    <w:p w:rsidR="00CC47AE" w:rsidRDefault="00CC47AE" w:rsidP="00CC47AE">
      <w:pPr>
        <w:pBdr>
          <w:top w:val="single" w:sz="4" w:space="1" w:color="auto"/>
          <w:left w:val="single" w:sz="4" w:space="1" w:color="auto"/>
          <w:bottom w:val="single" w:sz="4" w:space="1" w:color="auto"/>
          <w:right w:val="single" w:sz="4" w:space="1" w:color="auto"/>
        </w:pBdr>
      </w:pPr>
      <w:r>
        <w:t># `</w:t>
      </w:r>
      <w:proofErr w:type="spellStart"/>
      <w:proofErr w:type="gramStart"/>
      <w:r>
        <w:t>optifunc</w:t>
      </w:r>
      <w:proofErr w:type="spellEnd"/>
      <w:r>
        <w:t>(</w:t>
      </w:r>
      <w:proofErr w:type="spellStart"/>
      <w:proofErr w:type="gramEnd"/>
      <w:r>
        <w:t>optivals</w:t>
      </w:r>
      <w:proofErr w:type="spellEnd"/>
      <w:r>
        <w:t>_)`</w:t>
      </w:r>
    </w:p>
    <w:p w:rsidR="00CC47AE" w:rsidRDefault="00CC47AE" w:rsidP="00CC47AE">
      <w:pPr>
        <w:pBdr>
          <w:top w:val="single" w:sz="4" w:space="1" w:color="auto"/>
          <w:left w:val="single" w:sz="4" w:space="1" w:color="auto"/>
          <w:bottom w:val="single" w:sz="4" w:space="1" w:color="auto"/>
          <w:right w:val="single" w:sz="4" w:space="1" w:color="auto"/>
        </w:pBdr>
      </w:pPr>
      <w:r>
        <w:t xml:space="preserve"># </w:t>
      </w:r>
    </w:p>
    <w:p w:rsidR="00CC47AE" w:rsidRDefault="00CC47AE" w:rsidP="00CC47AE">
      <w:pPr>
        <w:pBdr>
          <w:top w:val="single" w:sz="4" w:space="1" w:color="auto"/>
          <w:left w:val="single" w:sz="4" w:space="1" w:color="auto"/>
          <w:bottom w:val="single" w:sz="4" w:space="1" w:color="auto"/>
          <w:right w:val="single" w:sz="4" w:space="1" w:color="auto"/>
        </w:pBdr>
      </w:pPr>
      <w:r>
        <w:t># Il s'agit de la fonction la plus importante : il s'agit de l'implémentation de la fonction à minimiser. Elle met à jour `</w:t>
      </w:r>
      <w:proofErr w:type="spellStart"/>
      <w:r>
        <w:t>optivals</w:t>
      </w:r>
      <w:proofErr w:type="spellEnd"/>
      <w:r>
        <w:t>_`, écrit les fichiers d'entrée du programme tiers, le lance et lit les résultats de la simulation à l'aide des fonctions précédentes. Ensuite, on calcule l'écart quadratique avec les différents paramètres à optimiser. Elle crée et met à jour un fichier de suivi `</w:t>
      </w:r>
      <w:proofErr w:type="spellStart"/>
      <w:r>
        <w:t>fichiertsv</w:t>
      </w:r>
      <w:proofErr w:type="spellEnd"/>
      <w:r>
        <w:t>` des différentes valeurs.</w:t>
      </w:r>
    </w:p>
    <w:p w:rsidR="00CC47AE" w:rsidRDefault="00CC47AE" w:rsidP="00CC47AE">
      <w:pPr>
        <w:pBdr>
          <w:top w:val="single" w:sz="4" w:space="1" w:color="auto"/>
          <w:left w:val="single" w:sz="4" w:space="1" w:color="auto"/>
          <w:bottom w:val="single" w:sz="4" w:space="1" w:color="auto"/>
          <w:right w:val="single" w:sz="4" w:space="1" w:color="auto"/>
        </w:pBd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gramStart"/>
      <w:r w:rsidRPr="00CC47AE">
        <w:rPr>
          <w:lang w:val="en-US"/>
        </w:rPr>
        <w:t>In[</w:t>
      </w:r>
      <w:proofErr w:type="gramEnd"/>
      <w:r w:rsidRPr="00CC47AE">
        <w:rPr>
          <w:lang w:val="en-US"/>
        </w:rPr>
        <w:t>6]:</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roofErr w:type="spellStart"/>
      <w:proofErr w:type="gramStart"/>
      <w:r w:rsidRPr="00CC47AE">
        <w:rPr>
          <w:lang w:val="en-US"/>
        </w:rPr>
        <w:t>def</w:t>
      </w:r>
      <w:proofErr w:type="spellEnd"/>
      <w:proofErr w:type="gramEnd"/>
      <w:r w:rsidRPr="00CC47AE">
        <w:rPr>
          <w:lang w:val="en-US"/>
        </w:rPr>
        <w:t xml:space="preserve"> </w:t>
      </w:r>
      <w:proofErr w:type="spellStart"/>
      <w:r w:rsidRPr="00CC47AE">
        <w:rPr>
          <w:lang w:val="en-US"/>
        </w:rPr>
        <w:t>optifunc</w:t>
      </w:r>
      <w:proofErr w:type="spellEnd"/>
      <w:r w:rsidRPr="00CC47AE">
        <w:rPr>
          <w:lang w:val="en-US"/>
        </w:rPr>
        <w:t>(</w:t>
      </w:r>
      <w:proofErr w:type="spellStart"/>
      <w:r w:rsidRPr="00CC47AE">
        <w:rPr>
          <w:lang w:val="en-US"/>
        </w:rPr>
        <w:t>optivals</w:t>
      </w:r>
      <w:proofErr w:type="spellEnd"/>
      <w:r w:rsidRPr="00CC47AE">
        <w:rPr>
          <w:lang w:val="en-US"/>
        </w:rPr>
        <w:t>_):</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proofErr w:type="gramStart"/>
      <w:r w:rsidRPr="00CC47AE">
        <w:rPr>
          <w:lang w:val="en-US"/>
        </w:rPr>
        <w:t>updateoptidic</w:t>
      </w:r>
      <w:proofErr w:type="spellEnd"/>
      <w:r w:rsidRPr="00CC47AE">
        <w:rPr>
          <w:lang w:val="en-US"/>
        </w:rPr>
        <w:t>(</w:t>
      </w:r>
      <w:proofErr w:type="spellStart"/>
      <w:proofErr w:type="gramEnd"/>
      <w:r w:rsidRPr="00CC47AE">
        <w:rPr>
          <w:lang w:val="en-US"/>
        </w:rPr>
        <w:t>optivals</w:t>
      </w:r>
      <w:proofErr w:type="spellEnd"/>
      <w:r w:rsidRPr="00CC47AE">
        <w:rPr>
          <w:lang w:val="en-US"/>
        </w:rPr>
        <w:t>_)</w:t>
      </w:r>
    </w:p>
    <w:p w:rsidR="00CC47AE" w:rsidRDefault="00CC47AE" w:rsidP="00CC47AE">
      <w:pPr>
        <w:pBdr>
          <w:top w:val="single" w:sz="4" w:space="1" w:color="auto"/>
          <w:left w:val="single" w:sz="4" w:space="1" w:color="auto"/>
          <w:bottom w:val="single" w:sz="4" w:space="1" w:color="auto"/>
          <w:right w:val="single" w:sz="4" w:space="1" w:color="auto"/>
        </w:pBdr>
      </w:pPr>
      <w:r w:rsidRPr="00CC47AE">
        <w:rPr>
          <w:lang w:val="en-US"/>
        </w:rPr>
        <w:t xml:space="preserve">    </w:t>
      </w:r>
      <w:proofErr w:type="spellStart"/>
      <w:proofErr w:type="gramStart"/>
      <w:r>
        <w:t>writeinput</w:t>
      </w:r>
      <w:proofErr w:type="spellEnd"/>
      <w:r>
        <w:t>(</w:t>
      </w:r>
      <w:proofErr w:type="spellStart"/>
      <w:proofErr w:type="gramEnd"/>
      <w:r>
        <w:t>fixdic,optidic,fichiertpl,fichierdat</w:t>
      </w:r>
      <w:proofErr w:type="spellEnd"/>
      <w: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t xml:space="preserve">    </w:t>
      </w:r>
      <w:proofErr w:type="spellStart"/>
      <w:r w:rsidRPr="00CC47AE">
        <w:rPr>
          <w:lang w:val="en-US"/>
        </w:rPr>
        <w:t>subprocess.check_</w:t>
      </w:r>
      <w:proofErr w:type="gramStart"/>
      <w:r w:rsidRPr="00CC47AE">
        <w:rPr>
          <w:lang w:val="en-US"/>
        </w:rPr>
        <w:t>output</w:t>
      </w:r>
      <w:proofErr w:type="spellEnd"/>
      <w:r w:rsidRPr="00CC47AE">
        <w:rPr>
          <w:lang w:val="en-US"/>
        </w:rPr>
        <w:t>(</w:t>
      </w:r>
      <w:proofErr w:type="spellStart"/>
      <w:proofErr w:type="gramEnd"/>
      <w:r w:rsidRPr="00CC47AE">
        <w:rPr>
          <w:lang w:val="en-US"/>
        </w:rPr>
        <w:t>r'DEL</w:t>
      </w:r>
      <w:proofErr w:type="spellEnd"/>
      <w:r w:rsidRPr="00CC47AE">
        <w:rPr>
          <w:lang w:val="en-US"/>
        </w:rPr>
        <w:t xml:space="preserve"> '+</w:t>
      </w:r>
      <w:proofErr w:type="spellStart"/>
      <w:r w:rsidRPr="00CC47AE">
        <w:rPr>
          <w:lang w:val="en-US"/>
        </w:rPr>
        <w:t>fichierpost,shell</w:t>
      </w:r>
      <w:proofErr w:type="spellEnd"/>
      <w:r w:rsidRPr="00CC47AE">
        <w:rPr>
          <w:lang w:val="en-US"/>
        </w:rPr>
        <w:t>=True)</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proofErr w:type="gramStart"/>
      <w:r w:rsidRPr="00CC47AE">
        <w:rPr>
          <w:lang w:val="en-US"/>
        </w:rPr>
        <w:t>er</w:t>
      </w:r>
      <w:proofErr w:type="spellEnd"/>
      <w:proofErr w:type="gramEnd"/>
      <w:r w:rsidRPr="00CC47AE">
        <w:rPr>
          <w:lang w:val="en-US"/>
        </w:rPr>
        <w:t xml:space="preserve"> = </w:t>
      </w:r>
      <w:proofErr w:type="spellStart"/>
      <w:r w:rsidRPr="00CC47AE">
        <w:rPr>
          <w:lang w:val="en-US"/>
        </w:rPr>
        <w:t>launchModel</w:t>
      </w:r>
      <w:proofErr w:type="spell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proofErr w:type="gramStart"/>
      <w:r w:rsidRPr="00CC47AE">
        <w:rPr>
          <w:lang w:val="en-US"/>
        </w:rPr>
        <w:t>resvals</w:t>
      </w:r>
      <w:proofErr w:type="spellEnd"/>
      <w:r w:rsidRPr="00CC47AE">
        <w:rPr>
          <w:lang w:val="en-US"/>
        </w:rPr>
        <w:t>=</w:t>
      </w:r>
      <w:proofErr w:type="spellStart"/>
      <w:proofErr w:type="gramEnd"/>
      <w:r w:rsidRPr="00CC47AE">
        <w:rPr>
          <w:lang w:val="en-US"/>
        </w:rPr>
        <w:t>readoutput</w:t>
      </w:r>
      <w:proofErr w:type="spellEnd"/>
      <w:r w:rsidRPr="00CC47AE">
        <w:rPr>
          <w:lang w:val="en-US"/>
        </w:rPr>
        <w:t>(</w:t>
      </w:r>
      <w:proofErr w:type="spellStart"/>
      <w:r w:rsidRPr="00CC47AE">
        <w:rPr>
          <w:lang w:val="en-US"/>
        </w:rPr>
        <w:t>fichierpost</w:t>
      </w:r>
      <w:proofErr w:type="spellEnd"/>
      <w:r w:rsidRPr="00CC47AE">
        <w:rPr>
          <w:lang w:val="en-US"/>
        </w:rPr>
        <w:t>)</w:t>
      </w:r>
    </w:p>
    <w:p w:rsidR="00CC47AE" w:rsidRDefault="00CC47AE" w:rsidP="00CC47AE">
      <w:pPr>
        <w:pBdr>
          <w:top w:val="single" w:sz="4" w:space="1" w:color="auto"/>
          <w:left w:val="single" w:sz="4" w:space="1" w:color="auto"/>
          <w:bottom w:val="single" w:sz="4" w:space="1" w:color="auto"/>
          <w:right w:val="single" w:sz="4" w:space="1" w:color="auto"/>
        </w:pBdr>
      </w:pPr>
      <w:r w:rsidRPr="00CC47AE">
        <w:rPr>
          <w:lang w:val="en-US"/>
        </w:rPr>
        <w:t xml:space="preserve">    </w:t>
      </w:r>
      <w:proofErr w:type="spellStart"/>
      <w:r>
        <w:t>assert</w:t>
      </w:r>
      <w:proofErr w:type="spellEnd"/>
      <w:r>
        <w:t xml:space="preserve"> </w:t>
      </w:r>
      <w:proofErr w:type="spellStart"/>
      <w:proofErr w:type="gramStart"/>
      <w:r>
        <w:t>len</w:t>
      </w:r>
      <w:proofErr w:type="spellEnd"/>
      <w:r>
        <w:t>(</w:t>
      </w:r>
      <w:proofErr w:type="spellStart"/>
      <w:proofErr w:type="gramEnd"/>
      <w:r>
        <w:t>resvals</w:t>
      </w:r>
      <w:proofErr w:type="spellEnd"/>
      <w:r>
        <w:t>)==</w:t>
      </w:r>
      <w:proofErr w:type="spellStart"/>
      <w:r>
        <w:t>len</w:t>
      </w:r>
      <w:proofErr w:type="spellEnd"/>
      <w:r>
        <w:t>(</w:t>
      </w:r>
      <w:proofErr w:type="spellStart"/>
      <w:r>
        <w:t>resdic</w:t>
      </w:r>
      <w:proofErr w:type="spellEnd"/>
      <w:r>
        <w:t>)</w:t>
      </w:r>
    </w:p>
    <w:p w:rsidR="00CC47AE" w:rsidRDefault="00CC47AE" w:rsidP="00CC47AE">
      <w:pPr>
        <w:pBdr>
          <w:top w:val="single" w:sz="4" w:space="1" w:color="auto"/>
          <w:left w:val="single" w:sz="4" w:space="1" w:color="auto"/>
          <w:bottom w:val="single" w:sz="4" w:space="1" w:color="auto"/>
          <w:right w:val="single" w:sz="4" w:space="1" w:color="auto"/>
        </w:pBdr>
      </w:pPr>
      <w:r>
        <w:t xml:space="preserve">    </w:t>
      </w:r>
      <w:proofErr w:type="gramStart"/>
      <w:r>
        <w:t>somme=</w:t>
      </w:r>
      <w:proofErr w:type="gramEnd"/>
      <w:r>
        <w:t>0.0</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t xml:space="preserve">    </w:t>
      </w:r>
      <w:proofErr w:type="gramStart"/>
      <w:r w:rsidRPr="00CC47AE">
        <w:rPr>
          <w:lang w:val="en-US"/>
        </w:rPr>
        <w:t>for</w:t>
      </w:r>
      <w:proofErr w:type="gramEnd"/>
      <w:r w:rsidRPr="00CC47AE">
        <w:rPr>
          <w:lang w:val="en-US"/>
        </w:rPr>
        <w:t xml:space="preserve"> </w:t>
      </w:r>
      <w:proofErr w:type="spellStart"/>
      <w:r w:rsidRPr="00CC47AE">
        <w:rPr>
          <w:lang w:val="en-US"/>
        </w:rPr>
        <w:t>dic</w:t>
      </w:r>
      <w:proofErr w:type="spellEnd"/>
      <w:r w:rsidRPr="00CC47AE">
        <w:rPr>
          <w:lang w:val="en-US"/>
        </w:rPr>
        <w:t xml:space="preserve"> in </w:t>
      </w:r>
      <w:proofErr w:type="spellStart"/>
      <w:r w:rsidRPr="00CC47AE">
        <w:rPr>
          <w:lang w:val="en-US"/>
        </w:rPr>
        <w:t>resdic</w:t>
      </w:r>
      <w:proofErr w:type="spell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proofErr w:type="gramStart"/>
      <w:r w:rsidRPr="00CC47AE">
        <w:rPr>
          <w:lang w:val="en-US"/>
        </w:rPr>
        <w:t>varname</w:t>
      </w:r>
      <w:proofErr w:type="spellEnd"/>
      <w:r w:rsidRPr="00CC47AE">
        <w:rPr>
          <w:lang w:val="en-US"/>
        </w:rPr>
        <w:t>=</w:t>
      </w:r>
      <w:proofErr w:type="spellStart"/>
      <w:proofErr w:type="gramEnd"/>
      <w:r w:rsidRPr="00CC47AE">
        <w:rPr>
          <w:lang w:val="en-US"/>
        </w:rPr>
        <w:t>dic</w:t>
      </w:r>
      <w:proofErr w:type="spellEnd"/>
      <w:r w:rsidRPr="00CC47AE">
        <w:rPr>
          <w:lang w:val="en-US"/>
        </w:rPr>
        <w:t>['name']</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proofErr w:type="gramStart"/>
      <w:r w:rsidRPr="00CC47AE">
        <w:rPr>
          <w:lang w:val="en-US"/>
        </w:rPr>
        <w:t>somme</w:t>
      </w:r>
      <w:proofErr w:type="spellEnd"/>
      <w:r w:rsidRPr="00CC47AE">
        <w:rPr>
          <w:lang w:val="en-US"/>
        </w:rPr>
        <w:t>=</w:t>
      </w:r>
      <w:proofErr w:type="spellStart"/>
      <w:proofErr w:type="gramEnd"/>
      <w:r w:rsidRPr="00CC47AE">
        <w:rPr>
          <w:lang w:val="en-US"/>
        </w:rPr>
        <w:t>somme</w:t>
      </w:r>
      <w:proofErr w:type="spellEnd"/>
      <w:r w:rsidRPr="00CC47AE">
        <w:rPr>
          <w:lang w:val="en-US"/>
        </w:rPr>
        <w:t>+(</w:t>
      </w:r>
      <w:proofErr w:type="spellStart"/>
      <w:r w:rsidRPr="00CC47AE">
        <w:rPr>
          <w:lang w:val="en-US"/>
        </w:rPr>
        <w:t>resvals</w:t>
      </w:r>
      <w:proofErr w:type="spellEnd"/>
      <w:r w:rsidRPr="00CC47AE">
        <w:rPr>
          <w:lang w:val="en-US"/>
        </w:rPr>
        <w:t>[</w:t>
      </w:r>
      <w:proofErr w:type="spellStart"/>
      <w:r w:rsidRPr="00CC47AE">
        <w:rPr>
          <w:lang w:val="en-US"/>
        </w:rPr>
        <w:t>varname</w:t>
      </w:r>
      <w:proofErr w:type="spellEnd"/>
      <w:r w:rsidRPr="00CC47AE">
        <w:rPr>
          <w:lang w:val="en-US"/>
        </w:rPr>
        <w:t>]-</w:t>
      </w:r>
      <w:proofErr w:type="spellStart"/>
      <w:r w:rsidRPr="00CC47AE">
        <w:rPr>
          <w:lang w:val="en-US"/>
        </w:rPr>
        <w:t>dic</w:t>
      </w:r>
      <w:proofErr w:type="spellEnd"/>
      <w:r w:rsidRPr="00CC47AE">
        <w:rPr>
          <w:lang w:val="en-US"/>
        </w:rPr>
        <w:t>['target'])**2/</w:t>
      </w:r>
      <w:proofErr w:type="spellStart"/>
      <w:r w:rsidRPr="00CC47AE">
        <w:rPr>
          <w:lang w:val="en-US"/>
        </w:rPr>
        <w:t>dic</w:t>
      </w:r>
      <w:proofErr w:type="spellEnd"/>
      <w:r w:rsidRPr="00CC47AE">
        <w:rPr>
          <w:lang w:val="en-US"/>
        </w:rPr>
        <w:t>['target']**2</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gramStart"/>
      <w:r w:rsidRPr="00CC47AE">
        <w:rPr>
          <w:lang w:val="en-US"/>
        </w:rPr>
        <w:t>with</w:t>
      </w:r>
      <w:proofErr w:type="gramEnd"/>
      <w:r w:rsidRPr="00CC47AE">
        <w:rPr>
          <w:lang w:val="en-US"/>
        </w:rPr>
        <w:t xml:space="preserve"> open(</w:t>
      </w:r>
      <w:proofErr w:type="spellStart"/>
      <w:r w:rsidRPr="00CC47AE">
        <w:rPr>
          <w:lang w:val="en-US"/>
        </w:rPr>
        <w:t>fichiertsv</w:t>
      </w:r>
      <w:proofErr w:type="spellEnd"/>
      <w:r w:rsidRPr="00CC47AE">
        <w:rPr>
          <w:lang w:val="en-US"/>
        </w:rPr>
        <w:t xml:space="preserve">,'a') as </w:t>
      </w:r>
      <w:proofErr w:type="spellStart"/>
      <w:r w:rsidRPr="00CC47AE">
        <w:rPr>
          <w:lang w:val="en-US"/>
        </w:rPr>
        <w:t>ftsv</w:t>
      </w:r>
      <w:proofErr w:type="spell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gramStart"/>
      <w:r w:rsidRPr="00CC47AE">
        <w:rPr>
          <w:lang w:val="en-US"/>
        </w:rPr>
        <w:t>for</w:t>
      </w:r>
      <w:proofErr w:type="gramEnd"/>
      <w:r w:rsidRPr="00CC47AE">
        <w:rPr>
          <w:lang w:val="en-US"/>
        </w:rPr>
        <w:t xml:space="preserve"> </w:t>
      </w:r>
      <w:proofErr w:type="spellStart"/>
      <w:r w:rsidRPr="00CC47AE">
        <w:rPr>
          <w:lang w:val="en-US"/>
        </w:rPr>
        <w:t>dic</w:t>
      </w:r>
      <w:proofErr w:type="spellEnd"/>
      <w:r w:rsidRPr="00CC47AE">
        <w:rPr>
          <w:lang w:val="en-US"/>
        </w:rPr>
        <w:t xml:space="preserve"> in </w:t>
      </w:r>
      <w:proofErr w:type="spellStart"/>
      <w:r w:rsidRPr="00CC47AE">
        <w:rPr>
          <w:lang w:val="en-US"/>
        </w:rPr>
        <w:t>fixdic+optidic</w:t>
      </w:r>
      <w:proofErr w:type="spell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lastRenderedPageBreak/>
        <w:t xml:space="preserve">            </w:t>
      </w:r>
      <w:proofErr w:type="spellStart"/>
      <w:proofErr w:type="gramStart"/>
      <w:r w:rsidRPr="00CC47AE">
        <w:rPr>
          <w:lang w:val="en-US"/>
        </w:rPr>
        <w:t>ftsv.write</w:t>
      </w:r>
      <w:proofErr w:type="spellEnd"/>
      <w:r w:rsidRPr="00CC47AE">
        <w:rPr>
          <w:lang w:val="en-US"/>
        </w:rPr>
        <w:t>(</w:t>
      </w:r>
      <w:proofErr w:type="spellStart"/>
      <w:proofErr w:type="gramEnd"/>
      <w:r w:rsidRPr="00CC47AE">
        <w:rPr>
          <w:lang w:val="en-US"/>
        </w:rPr>
        <w:t>str</w:t>
      </w:r>
      <w:proofErr w:type="spellEnd"/>
      <w:r w:rsidRPr="00CC47AE">
        <w:rPr>
          <w:lang w:val="en-US"/>
        </w:rPr>
        <w:t>(</w:t>
      </w:r>
      <w:proofErr w:type="spellStart"/>
      <w:r w:rsidRPr="00CC47AE">
        <w:rPr>
          <w:lang w:val="en-US"/>
        </w:rPr>
        <w:t>dic</w:t>
      </w:r>
      <w:proofErr w:type="spellEnd"/>
      <w:r w:rsidRPr="00CC47AE">
        <w:rPr>
          <w:lang w:val="en-US"/>
        </w:rPr>
        <w:t>['value'])+'\t')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gramStart"/>
      <w:r w:rsidRPr="00CC47AE">
        <w:rPr>
          <w:lang w:val="en-US"/>
        </w:rPr>
        <w:t>for</w:t>
      </w:r>
      <w:proofErr w:type="gramEnd"/>
      <w:r w:rsidRPr="00CC47AE">
        <w:rPr>
          <w:lang w:val="en-US"/>
        </w:rPr>
        <w:t xml:space="preserve"> </w:t>
      </w:r>
      <w:proofErr w:type="spellStart"/>
      <w:r w:rsidRPr="00CC47AE">
        <w:rPr>
          <w:lang w:val="en-US"/>
        </w:rPr>
        <w:t>dic</w:t>
      </w:r>
      <w:proofErr w:type="spellEnd"/>
      <w:r w:rsidRPr="00CC47AE">
        <w:rPr>
          <w:lang w:val="en-US"/>
        </w:rPr>
        <w:t xml:space="preserve"> in </w:t>
      </w:r>
      <w:proofErr w:type="spellStart"/>
      <w:r w:rsidRPr="00CC47AE">
        <w:rPr>
          <w:lang w:val="en-US"/>
        </w:rPr>
        <w:t>resdic</w:t>
      </w:r>
      <w:proofErr w:type="spell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proofErr w:type="gramStart"/>
      <w:r w:rsidRPr="00CC47AE">
        <w:rPr>
          <w:lang w:val="en-US"/>
        </w:rPr>
        <w:t>varname</w:t>
      </w:r>
      <w:proofErr w:type="spellEnd"/>
      <w:r w:rsidRPr="00CC47AE">
        <w:rPr>
          <w:lang w:val="en-US"/>
        </w:rPr>
        <w:t>=</w:t>
      </w:r>
      <w:proofErr w:type="spellStart"/>
      <w:proofErr w:type="gramEnd"/>
      <w:r w:rsidRPr="00CC47AE">
        <w:rPr>
          <w:lang w:val="en-US"/>
        </w:rPr>
        <w:t>dic</w:t>
      </w:r>
      <w:proofErr w:type="spellEnd"/>
      <w:r w:rsidRPr="00CC47AE">
        <w:rPr>
          <w:lang w:val="en-US"/>
        </w:rPr>
        <w:t>['name']</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proofErr w:type="gramStart"/>
      <w:r w:rsidRPr="00CC47AE">
        <w:rPr>
          <w:lang w:val="en-US"/>
        </w:rPr>
        <w:t>ftsv.write</w:t>
      </w:r>
      <w:proofErr w:type="spellEnd"/>
      <w:r w:rsidRPr="00CC47AE">
        <w:rPr>
          <w:lang w:val="en-US"/>
        </w:rPr>
        <w:t>(</w:t>
      </w:r>
      <w:proofErr w:type="spellStart"/>
      <w:proofErr w:type="gramEnd"/>
      <w:r w:rsidRPr="00CC47AE">
        <w:rPr>
          <w:lang w:val="en-US"/>
        </w:rPr>
        <w:t>str</w:t>
      </w:r>
      <w:proofErr w:type="spellEnd"/>
      <w:r w:rsidRPr="00CC47AE">
        <w:rPr>
          <w:lang w:val="en-US"/>
        </w:rPr>
        <w:t>(</w:t>
      </w:r>
      <w:proofErr w:type="spellStart"/>
      <w:r w:rsidRPr="00CC47AE">
        <w:rPr>
          <w:lang w:val="en-US"/>
        </w:rPr>
        <w:t>resvals</w:t>
      </w:r>
      <w:proofErr w:type="spellEnd"/>
      <w:r w:rsidRPr="00CC47AE">
        <w:rPr>
          <w:lang w:val="en-US"/>
        </w:rPr>
        <w:t>[</w:t>
      </w:r>
      <w:proofErr w:type="spellStart"/>
      <w:r w:rsidRPr="00CC47AE">
        <w:rPr>
          <w:lang w:val="en-US"/>
        </w:rPr>
        <w:t>varname</w:t>
      </w:r>
      <w:proofErr w:type="spellEnd"/>
      <w:r w:rsidRPr="00CC47AE">
        <w:rPr>
          <w:lang w:val="en-US"/>
        </w:rPr>
        <w:t>])+'\t')</w:t>
      </w:r>
    </w:p>
    <w:p w:rsidR="00CC47AE" w:rsidRDefault="00CC47AE" w:rsidP="00CC47AE">
      <w:pPr>
        <w:pBdr>
          <w:top w:val="single" w:sz="4" w:space="1" w:color="auto"/>
          <w:left w:val="single" w:sz="4" w:space="1" w:color="auto"/>
          <w:bottom w:val="single" w:sz="4" w:space="1" w:color="auto"/>
          <w:right w:val="single" w:sz="4" w:space="1" w:color="auto"/>
        </w:pBdr>
      </w:pPr>
      <w:r w:rsidRPr="00CC47AE">
        <w:rPr>
          <w:lang w:val="en-US"/>
        </w:rPr>
        <w:t xml:space="preserve">        </w:t>
      </w:r>
      <w:proofErr w:type="spellStart"/>
      <w:proofErr w:type="gramStart"/>
      <w:r>
        <w:t>ftsv.write</w:t>
      </w:r>
      <w:proofErr w:type="spellEnd"/>
      <w:r>
        <w:t>(</w:t>
      </w:r>
      <w:proofErr w:type="spellStart"/>
      <w:proofErr w:type="gramEnd"/>
      <w:r>
        <w:t>str</w:t>
      </w:r>
      <w:proofErr w:type="spellEnd"/>
      <w:r>
        <w:t>(somme)+'\n')</w:t>
      </w:r>
    </w:p>
    <w:p w:rsidR="00CC47AE" w:rsidRDefault="00CC47AE" w:rsidP="00CC47AE">
      <w:pPr>
        <w:pBdr>
          <w:top w:val="single" w:sz="4" w:space="1" w:color="auto"/>
          <w:left w:val="single" w:sz="4" w:space="1" w:color="auto"/>
          <w:bottom w:val="single" w:sz="4" w:space="1" w:color="auto"/>
          <w:right w:val="single" w:sz="4" w:space="1" w:color="auto"/>
        </w:pBdr>
      </w:pPr>
      <w:r>
        <w:t xml:space="preserve">    </w:t>
      </w:r>
      <w:proofErr w:type="gramStart"/>
      <w:r>
        <w:t>return</w:t>
      </w:r>
      <w:proofErr w:type="gramEnd"/>
      <w:r>
        <w:t xml:space="preserve"> somme</w:t>
      </w:r>
    </w:p>
    <w:p w:rsidR="00CC47AE" w:rsidRDefault="00CC47AE" w:rsidP="00CC47AE">
      <w:pPr>
        <w:pBdr>
          <w:top w:val="single" w:sz="4" w:space="1" w:color="auto"/>
          <w:left w:val="single" w:sz="4" w:space="1" w:color="auto"/>
          <w:bottom w:val="single" w:sz="4" w:space="1" w:color="auto"/>
          <w:right w:val="single" w:sz="4" w:space="1" w:color="auto"/>
        </w:pBdr>
      </w:pPr>
    </w:p>
    <w:p w:rsidR="00CC47AE" w:rsidRDefault="00CC47AE" w:rsidP="00CC47AE">
      <w:pPr>
        <w:pBdr>
          <w:top w:val="single" w:sz="4" w:space="1" w:color="auto"/>
          <w:left w:val="single" w:sz="4" w:space="1" w:color="auto"/>
          <w:bottom w:val="single" w:sz="4" w:space="1" w:color="auto"/>
          <w:right w:val="single" w:sz="4" w:space="1" w:color="auto"/>
        </w:pBdr>
      </w:pPr>
    </w:p>
    <w:p w:rsidR="00CC47AE" w:rsidRDefault="00CC47AE" w:rsidP="00CC47AE">
      <w:pPr>
        <w:pBdr>
          <w:top w:val="single" w:sz="4" w:space="1" w:color="auto"/>
          <w:left w:val="single" w:sz="4" w:space="1" w:color="auto"/>
          <w:bottom w:val="single" w:sz="4" w:space="1" w:color="auto"/>
          <w:right w:val="single" w:sz="4" w:space="1" w:color="auto"/>
        </w:pBdr>
      </w:pPr>
      <w:r>
        <w:t># ## Dictionnaires</w:t>
      </w:r>
    </w:p>
    <w:p w:rsidR="00CC47AE" w:rsidRDefault="00CC47AE" w:rsidP="00CC47AE">
      <w:pPr>
        <w:pBdr>
          <w:top w:val="single" w:sz="4" w:space="1" w:color="auto"/>
          <w:left w:val="single" w:sz="4" w:space="1" w:color="auto"/>
          <w:bottom w:val="single" w:sz="4" w:space="1" w:color="auto"/>
          <w:right w:val="single" w:sz="4" w:space="1" w:color="auto"/>
        </w:pBdr>
      </w:pPr>
      <w:r>
        <w:t># Les différentes valeurs de l'utilisateur ou issues des calculs sont stockées sous la forme de listes de dictionnaires.</w:t>
      </w:r>
    </w:p>
    <w:p w:rsidR="00CC47AE" w:rsidRDefault="00CC47AE" w:rsidP="00CC47AE">
      <w:pPr>
        <w:pBdr>
          <w:top w:val="single" w:sz="4" w:space="1" w:color="auto"/>
          <w:left w:val="single" w:sz="4" w:space="1" w:color="auto"/>
          <w:bottom w:val="single" w:sz="4" w:space="1" w:color="auto"/>
          <w:right w:val="single" w:sz="4" w:space="1" w:color="auto"/>
        </w:pBdr>
      </w:pPr>
      <w:r>
        <w:t xml:space="preserve"># </w:t>
      </w:r>
    </w:p>
    <w:p w:rsidR="00CC47AE" w:rsidRDefault="00CC47AE" w:rsidP="00CC47AE">
      <w:pPr>
        <w:pBdr>
          <w:top w:val="single" w:sz="4" w:space="1" w:color="auto"/>
          <w:left w:val="single" w:sz="4" w:space="1" w:color="auto"/>
          <w:bottom w:val="single" w:sz="4" w:space="1" w:color="auto"/>
          <w:right w:val="single" w:sz="4" w:space="1" w:color="auto"/>
        </w:pBdr>
      </w:pPr>
      <w:r>
        <w:t># La liste de dictionnaires `</w:t>
      </w:r>
      <w:proofErr w:type="spellStart"/>
      <w:r>
        <w:t>optidic</w:t>
      </w:r>
      <w:proofErr w:type="spellEnd"/>
      <w:r>
        <w:t>` contient les paramètres sur lesquels porte l'optimisation. La clé `</w:t>
      </w:r>
      <w:proofErr w:type="spellStart"/>
      <w:r>
        <w:t>name</w:t>
      </w:r>
      <w:proofErr w:type="spellEnd"/>
      <w:r>
        <w:t>` correspond à la chaine de caractère qui doit être remplacée par sa valeur dans le fichier "</w:t>
      </w:r>
      <w:proofErr w:type="spellStart"/>
      <w:r>
        <w:t>template</w:t>
      </w:r>
      <w:proofErr w:type="spellEnd"/>
      <w:r>
        <w:t>". La clé `value` correspond à la valeur initiale du paramètre, puis est remplacée par sa valeur courante pendant le calcul d'optimisation. La clé `</w:t>
      </w:r>
      <w:proofErr w:type="spellStart"/>
      <w:r>
        <w:t>bounds</w:t>
      </w:r>
      <w:proofErr w:type="spellEnd"/>
      <w:r>
        <w:t xml:space="preserve">` </w:t>
      </w:r>
      <w:proofErr w:type="spellStart"/>
      <w:r>
        <w:t>renvoit</w:t>
      </w:r>
      <w:proofErr w:type="spellEnd"/>
      <w:r>
        <w:t xml:space="preserve"> à un </w:t>
      </w:r>
      <w:proofErr w:type="spellStart"/>
      <w:r>
        <w:t>tuple</w:t>
      </w:r>
      <w:proofErr w:type="spellEnd"/>
      <w:r>
        <w:t xml:space="preserve"> donnant l'</w:t>
      </w:r>
      <w:proofErr w:type="spellStart"/>
      <w:r>
        <w:t>intervale</w:t>
      </w:r>
      <w:proofErr w:type="spellEnd"/>
      <w:r>
        <w:t xml:space="preserve"> de variation autorisé du paramètre. La liste `</w:t>
      </w:r>
      <w:proofErr w:type="spellStart"/>
      <w:r>
        <w:t>optibounds</w:t>
      </w:r>
      <w:proofErr w:type="spellEnd"/>
      <w:r>
        <w:t xml:space="preserve">`, nécessaire à l'algorithme d'optimisation, et qui contient des </w:t>
      </w:r>
      <w:proofErr w:type="spellStart"/>
      <w:r>
        <w:t>tuple</w:t>
      </w:r>
      <w:proofErr w:type="spellEnd"/>
      <w:r>
        <w:t xml:space="preserve"> correspondant aux </w:t>
      </w:r>
      <w:proofErr w:type="spellStart"/>
      <w:r>
        <w:t>intervales</w:t>
      </w:r>
      <w:proofErr w:type="spellEnd"/>
      <w:r>
        <w:t xml:space="preserve"> des différents paramètres est déduite d'`</w:t>
      </w:r>
      <w:proofErr w:type="spellStart"/>
      <w:r>
        <w:t>optidic</w:t>
      </w:r>
      <w:proofErr w:type="spellEnd"/>
      <w:r>
        <w:t>`.</w:t>
      </w:r>
    </w:p>
    <w:p w:rsidR="00CC47AE" w:rsidRDefault="00CC47AE" w:rsidP="00CC47AE">
      <w:pPr>
        <w:pBdr>
          <w:top w:val="single" w:sz="4" w:space="1" w:color="auto"/>
          <w:left w:val="single" w:sz="4" w:space="1" w:color="auto"/>
          <w:bottom w:val="single" w:sz="4" w:space="1" w:color="auto"/>
          <w:right w:val="single" w:sz="4" w:space="1" w:color="auto"/>
        </w:pBdr>
      </w:pPr>
      <w:r>
        <w:t xml:space="preserve"># </w:t>
      </w:r>
    </w:p>
    <w:p w:rsidR="00CC47AE" w:rsidRDefault="00CC47AE" w:rsidP="00CC47AE">
      <w:pPr>
        <w:pBdr>
          <w:top w:val="single" w:sz="4" w:space="1" w:color="auto"/>
          <w:left w:val="single" w:sz="4" w:space="1" w:color="auto"/>
          <w:bottom w:val="single" w:sz="4" w:space="1" w:color="auto"/>
          <w:right w:val="single" w:sz="4" w:space="1" w:color="auto"/>
        </w:pBdr>
      </w:pPr>
      <w:r>
        <w:t># La liste de dictionnaires `</w:t>
      </w:r>
      <w:proofErr w:type="spellStart"/>
      <w:r>
        <w:t>fixdic</w:t>
      </w:r>
      <w:proofErr w:type="spellEnd"/>
      <w:r>
        <w:t xml:space="preserve">` contient les paramètres </w:t>
      </w:r>
      <w:proofErr w:type="spellStart"/>
      <w:r>
        <w:t>optimisables</w:t>
      </w:r>
      <w:proofErr w:type="spellEnd"/>
      <w:r>
        <w:t xml:space="preserve"> mais que l'on souhaite écarter du calcul d'optimisation sans avoir à modifier le fichier </w:t>
      </w:r>
      <w:proofErr w:type="spellStart"/>
      <w:r>
        <w:t>template</w:t>
      </w:r>
      <w:proofErr w:type="spellEnd"/>
      <w:r>
        <w:t>.</w:t>
      </w:r>
    </w:p>
    <w:p w:rsidR="00CC47AE" w:rsidRDefault="00CC47AE" w:rsidP="00CC47AE">
      <w:pPr>
        <w:pBdr>
          <w:top w:val="single" w:sz="4" w:space="1" w:color="auto"/>
          <w:left w:val="single" w:sz="4" w:space="1" w:color="auto"/>
          <w:bottom w:val="single" w:sz="4" w:space="1" w:color="auto"/>
          <w:right w:val="single" w:sz="4" w:space="1" w:color="auto"/>
        </w:pBdr>
      </w:pPr>
      <w:r>
        <w:t xml:space="preserve"># </w:t>
      </w:r>
    </w:p>
    <w:p w:rsidR="00CC47AE" w:rsidRDefault="00CC47AE" w:rsidP="00CC47AE">
      <w:pPr>
        <w:pBdr>
          <w:top w:val="single" w:sz="4" w:space="1" w:color="auto"/>
          <w:left w:val="single" w:sz="4" w:space="1" w:color="auto"/>
          <w:bottom w:val="single" w:sz="4" w:space="1" w:color="auto"/>
          <w:right w:val="single" w:sz="4" w:space="1" w:color="auto"/>
        </w:pBdr>
      </w:pPr>
      <w:r>
        <w:t># La liste de dictionnaires `</w:t>
      </w:r>
      <w:proofErr w:type="spellStart"/>
      <w:r>
        <w:t>resdic</w:t>
      </w:r>
      <w:proofErr w:type="spellEnd"/>
      <w:r>
        <w:t>` contient les objectifs de l'optimisation. La clé `</w:t>
      </w:r>
      <w:proofErr w:type="spellStart"/>
      <w:r>
        <w:t>name</w:t>
      </w:r>
      <w:proofErr w:type="spellEnd"/>
      <w:r>
        <w:t>` doit correspondre à la clé produite par la fonction `</w:t>
      </w:r>
      <w:proofErr w:type="spellStart"/>
      <w:r>
        <w:t>readoutput</w:t>
      </w:r>
      <w:proofErr w:type="spellEnd"/>
      <w:r>
        <w:t>` de lecture des résultats de la simulation. Quant à `</w:t>
      </w:r>
      <w:proofErr w:type="spellStart"/>
      <w:r>
        <w:t>target</w:t>
      </w:r>
      <w:proofErr w:type="spellEnd"/>
      <w:r>
        <w:t>`, il s'agit de la valeur objectif à atteindre.</w:t>
      </w:r>
    </w:p>
    <w:p w:rsidR="00CC47AE" w:rsidRDefault="00CC47AE" w:rsidP="00CC47AE">
      <w:pPr>
        <w:pBdr>
          <w:top w:val="single" w:sz="4" w:space="1" w:color="auto"/>
          <w:left w:val="single" w:sz="4" w:space="1" w:color="auto"/>
          <w:bottom w:val="single" w:sz="4" w:space="1" w:color="auto"/>
          <w:right w:val="single" w:sz="4" w:space="1" w:color="auto"/>
        </w:pBd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gramStart"/>
      <w:r w:rsidRPr="00CC47AE">
        <w:rPr>
          <w:lang w:val="en-US"/>
        </w:rPr>
        <w:t>In[</w:t>
      </w:r>
      <w:proofErr w:type="gramEnd"/>
      <w:r w:rsidRPr="00CC47AE">
        <w:rPr>
          <w:lang w:val="en-US"/>
        </w:rPr>
        <w:t>10]:</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roofErr w:type="spellStart"/>
      <w:proofErr w:type="gramStart"/>
      <w:r w:rsidRPr="00CC47AE">
        <w:rPr>
          <w:lang w:val="en-US"/>
        </w:rPr>
        <w:t>optidic</w:t>
      </w:r>
      <w:proofErr w:type="spellEnd"/>
      <w:proofErr w:type="gram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r w:rsidRPr="00CC47AE">
        <w:rPr>
          <w:lang w:val="en-US"/>
        </w:rPr>
        <w:t>name':'SG</w:t>
      </w:r>
      <w:proofErr w:type="spellEnd"/>
      <w:r w:rsidRPr="00CC47AE">
        <w:rPr>
          <w:lang w:val="en-US"/>
        </w:rPr>
        <w:t>'   ,'value':0.00414746693961</w:t>
      </w:r>
      <w:proofErr w:type="gramStart"/>
      <w:r w:rsidRPr="00CC47AE">
        <w:rPr>
          <w:lang w:val="en-US"/>
        </w:rPr>
        <w:t>,  'bounds'</w:t>
      </w:r>
      <w:proofErr w:type="gramEnd"/>
      <w:r w:rsidRPr="00CC47AE">
        <w:rPr>
          <w:lang w:val="en-US"/>
        </w:rPr>
        <w:t>:(0.001,0.006)},</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{'name':'</w:t>
      </w:r>
      <w:proofErr w:type="spellStart"/>
      <w:r w:rsidRPr="00CC47AE">
        <w:rPr>
          <w:lang w:val="en-US"/>
        </w:rPr>
        <w:t>Longueur_</w:t>
      </w:r>
      <w:proofErr w:type="gramStart"/>
      <w:r w:rsidRPr="00CC47AE">
        <w:rPr>
          <w:lang w:val="en-US"/>
        </w:rPr>
        <w:t>tube</w:t>
      </w:r>
      <w:proofErr w:type="spellEnd"/>
      <w:r w:rsidRPr="00CC47AE">
        <w:rPr>
          <w:lang w:val="en-US"/>
        </w:rPr>
        <w:t>'  ,</w:t>
      </w:r>
      <w:proofErr w:type="gramEnd"/>
      <w:r w:rsidRPr="00CC47AE">
        <w:rPr>
          <w:lang w:val="en-US"/>
        </w:rPr>
        <w:t>'value':0.0288477005874,  'bounds':(0.002,0.035)},</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roofErr w:type="spellStart"/>
      <w:proofErr w:type="gramStart"/>
      <w:r w:rsidRPr="00CC47AE">
        <w:rPr>
          <w:lang w:val="en-US"/>
        </w:rPr>
        <w:t>fixdic</w:t>
      </w:r>
      <w:proofErr w:type="spellEnd"/>
      <w:proofErr w:type="gram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roofErr w:type="spellStart"/>
      <w:proofErr w:type="gramStart"/>
      <w:r w:rsidRPr="00CC47AE">
        <w:rPr>
          <w:lang w:val="en-US"/>
        </w:rPr>
        <w:t>resdic</w:t>
      </w:r>
      <w:proofErr w:type="spellEnd"/>
      <w:proofErr w:type="gram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r w:rsidRPr="00CC47AE">
        <w:rPr>
          <w:lang w:val="en-US"/>
        </w:rPr>
        <w:t>name':'Volume</w:t>
      </w:r>
      <w:proofErr w:type="spellEnd"/>
      <w:r w:rsidRPr="00CC47AE">
        <w:rPr>
          <w:lang w:val="en-US"/>
        </w:rPr>
        <w:t>', 'target': 25e-06},</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{'name':'</w:t>
      </w:r>
      <w:proofErr w:type="spellStart"/>
      <w:r w:rsidRPr="00CC47AE">
        <w:rPr>
          <w:lang w:val="en-US"/>
        </w:rPr>
        <w:t>Debit_Volumique</w:t>
      </w:r>
      <w:proofErr w:type="spellEnd"/>
      <w:r w:rsidRPr="00CC47AE">
        <w:rPr>
          <w:lang w:val="en-US"/>
        </w:rPr>
        <w:t>',    'target': -1.7e-05},</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roofErr w:type="spellStart"/>
      <w:proofErr w:type="gramStart"/>
      <w:r w:rsidRPr="00CC47AE">
        <w:rPr>
          <w:lang w:val="en-US"/>
        </w:rPr>
        <w:t>optibounds</w:t>
      </w:r>
      <w:proofErr w:type="spellEnd"/>
      <w:proofErr w:type="gramEnd"/>
      <w:r w:rsidRPr="00CC47AE">
        <w:rPr>
          <w:lang w:val="en-US"/>
        </w:rPr>
        <w:t>=[</w:t>
      </w:r>
      <w:proofErr w:type="spellStart"/>
      <w:r w:rsidRPr="00CC47AE">
        <w:rPr>
          <w:lang w:val="en-US"/>
        </w:rPr>
        <w:t>dic</w:t>
      </w:r>
      <w:proofErr w:type="spellEnd"/>
      <w:r w:rsidRPr="00CC47AE">
        <w:rPr>
          <w:lang w:val="en-US"/>
        </w:rPr>
        <w:t xml:space="preserve">['bounds'] for </w:t>
      </w:r>
      <w:proofErr w:type="spellStart"/>
      <w:r w:rsidRPr="00CC47AE">
        <w:rPr>
          <w:lang w:val="en-US"/>
        </w:rPr>
        <w:t>dic</w:t>
      </w:r>
      <w:proofErr w:type="spellEnd"/>
      <w:r w:rsidRPr="00CC47AE">
        <w:rPr>
          <w:lang w:val="en-US"/>
        </w:rPr>
        <w:t xml:space="preserve"> in </w:t>
      </w:r>
      <w:proofErr w:type="spellStart"/>
      <w:r w:rsidRPr="00CC47AE">
        <w:rPr>
          <w:lang w:val="en-US"/>
        </w:rPr>
        <w:t>optidic</w:t>
      </w:r>
      <w:proofErr w:type="spell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 </w:t>
      </w:r>
      <w:proofErr w:type="spellStart"/>
      <w:r w:rsidRPr="00CC47AE">
        <w:rPr>
          <w:lang w:val="en-US"/>
        </w:rPr>
        <w:t>Paramètres</w:t>
      </w:r>
      <w:proofErr w:type="spellEnd"/>
      <w:r w:rsidRPr="00CC47AE">
        <w:rPr>
          <w:lang w:val="en-US"/>
        </w:rPr>
        <w:t xml:space="preserve"> du </w:t>
      </w:r>
      <w:proofErr w:type="spellStart"/>
      <w:r w:rsidRPr="00CC47AE">
        <w:rPr>
          <w:lang w:val="en-US"/>
        </w:rPr>
        <w:t>calcul</w:t>
      </w:r>
      <w:proofErr w:type="spellEnd"/>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gramStart"/>
      <w:r w:rsidRPr="00CC47AE">
        <w:rPr>
          <w:lang w:val="en-US"/>
        </w:rPr>
        <w:t>In[</w:t>
      </w:r>
      <w:proofErr w:type="gramEnd"/>
      <w:r w:rsidRPr="00CC47AE">
        <w:rPr>
          <w:lang w:val="en-US"/>
        </w:rPr>
        <w:t>11]:</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roofErr w:type="spellStart"/>
      <w:r w:rsidRPr="00CC47AE">
        <w:rPr>
          <w:lang w:val="en-US"/>
        </w:rPr>
        <w:t>path_folder</w:t>
      </w:r>
      <w:proofErr w:type="spellEnd"/>
      <w:r w:rsidRPr="00CC47AE">
        <w:rPr>
          <w:lang w:val="en-US"/>
        </w:rPr>
        <w:t xml:space="preserve"> = </w:t>
      </w:r>
      <w:proofErr w:type="spellStart"/>
      <w:r w:rsidRPr="00CC47AE">
        <w:rPr>
          <w:lang w:val="en-US"/>
        </w:rPr>
        <w:t>r'D</w:t>
      </w:r>
      <w:proofErr w:type="spellEnd"/>
      <w:r w:rsidRPr="00CC47AE">
        <w:rPr>
          <w:lang w:val="en-US"/>
        </w:rPr>
        <w:t>:\QBOUNIOL\</w:t>
      </w:r>
      <w:proofErr w:type="spellStart"/>
      <w:r w:rsidRPr="00CC47AE">
        <w:rPr>
          <w:lang w:val="en-US"/>
        </w:rPr>
        <w:t>ANSYS_</w:t>
      </w:r>
      <w:del w:id="150" w:author="Delphine DEPEYRAS" w:date="2016-10-26T12:12:00Z">
        <w:r w:rsidRPr="00CC47AE" w:rsidDel="00F91499">
          <w:rPr>
            <w:lang w:val="en-US"/>
          </w:rPr>
          <w:delText>Fluent</w:delText>
        </w:r>
      </w:del>
      <w:ins w:id="151" w:author="Delphine DEPEYRAS" w:date="2016-10-26T12:12:00Z">
        <w:r w:rsidR="00F91499">
          <w:rPr>
            <w:lang w:val="en-US"/>
          </w:rPr>
          <w:t>Fluent</w:t>
        </w:r>
      </w:ins>
      <w:proofErr w:type="spellEnd"/>
      <w:r w:rsidRPr="00CC47AE">
        <w:rPr>
          <w:lang w:val="en-US"/>
        </w:rPr>
        <w:t>\</w:t>
      </w:r>
      <w:proofErr w:type="spellStart"/>
      <w:r w:rsidRPr="00CC47AE">
        <w:rPr>
          <w:lang w:val="en-US"/>
        </w:rPr>
        <w:t>Bouchon_vide</w:t>
      </w:r>
      <w:proofErr w:type="spellEnd"/>
      <w:r w:rsidRPr="00CC47AE">
        <w:rPr>
          <w:lang w:val="en-US"/>
        </w:rPr>
        <w:t>\\'</w:t>
      </w:r>
    </w:p>
    <w:p w:rsidR="00CC47AE" w:rsidRPr="003F2299" w:rsidRDefault="00CC47AE" w:rsidP="00CC47AE">
      <w:pPr>
        <w:pBdr>
          <w:top w:val="single" w:sz="4" w:space="1" w:color="auto"/>
          <w:left w:val="single" w:sz="4" w:space="1" w:color="auto"/>
          <w:bottom w:val="single" w:sz="4" w:space="1" w:color="auto"/>
          <w:right w:val="single" w:sz="4" w:space="1" w:color="auto"/>
        </w:pBdr>
        <w:rPr>
          <w:lang w:val="en-US"/>
          <w:rPrChange w:id="152" w:author="Quentin BOUNIOL" w:date="2016-10-28T16:05:00Z">
            <w:rPr/>
          </w:rPrChange>
        </w:rPr>
      </w:pPr>
      <w:proofErr w:type="spellStart"/>
      <w:proofErr w:type="gramStart"/>
      <w:r w:rsidRPr="003F2299">
        <w:rPr>
          <w:lang w:val="en-US"/>
          <w:rPrChange w:id="153" w:author="Quentin BOUNIOL" w:date="2016-10-28T16:05:00Z">
            <w:rPr/>
          </w:rPrChange>
        </w:rPr>
        <w:t>os.chdir</w:t>
      </w:r>
      <w:proofErr w:type="spellEnd"/>
      <w:r w:rsidRPr="003F2299">
        <w:rPr>
          <w:lang w:val="en-US"/>
          <w:rPrChange w:id="154" w:author="Quentin BOUNIOL" w:date="2016-10-28T16:05:00Z">
            <w:rPr/>
          </w:rPrChange>
        </w:rPr>
        <w:t>(</w:t>
      </w:r>
      <w:proofErr w:type="spellStart"/>
      <w:proofErr w:type="gramEnd"/>
      <w:r w:rsidRPr="003F2299">
        <w:rPr>
          <w:lang w:val="en-US"/>
          <w:rPrChange w:id="155" w:author="Quentin BOUNIOL" w:date="2016-10-28T16:05:00Z">
            <w:rPr/>
          </w:rPrChange>
        </w:rPr>
        <w:t>path_folder</w:t>
      </w:r>
      <w:proofErr w:type="spellEnd"/>
      <w:r w:rsidRPr="003F2299">
        <w:rPr>
          <w:lang w:val="en-US"/>
          <w:rPrChange w:id="156" w:author="Quentin BOUNIOL" w:date="2016-10-28T16:05:00Z">
            <w:rPr/>
          </w:rPrChange>
        </w:rPr>
        <w:t>)</w:t>
      </w:r>
    </w:p>
    <w:p w:rsidR="00CC47AE" w:rsidRPr="003F2299" w:rsidRDefault="00CC47AE" w:rsidP="00CC47AE">
      <w:pPr>
        <w:pBdr>
          <w:top w:val="single" w:sz="4" w:space="1" w:color="auto"/>
          <w:left w:val="single" w:sz="4" w:space="1" w:color="auto"/>
          <w:bottom w:val="single" w:sz="4" w:space="1" w:color="auto"/>
          <w:right w:val="single" w:sz="4" w:space="1" w:color="auto"/>
        </w:pBdr>
        <w:rPr>
          <w:lang w:val="en-US"/>
          <w:rPrChange w:id="157" w:author="Quentin BOUNIOL" w:date="2016-10-28T16:05:00Z">
            <w:rPr/>
          </w:rPrChange>
        </w:rPr>
      </w:pPr>
      <w:proofErr w:type="spellStart"/>
      <w:proofErr w:type="gramStart"/>
      <w:r w:rsidRPr="003F2299">
        <w:rPr>
          <w:lang w:val="en-US"/>
          <w:rPrChange w:id="158" w:author="Quentin BOUNIOL" w:date="2016-10-28T16:05:00Z">
            <w:rPr/>
          </w:rPrChange>
        </w:rPr>
        <w:t>fichiertsv</w:t>
      </w:r>
      <w:proofErr w:type="spellEnd"/>
      <w:proofErr w:type="gramEnd"/>
      <w:r w:rsidRPr="003F2299">
        <w:rPr>
          <w:lang w:val="en-US"/>
          <w:rPrChange w:id="159" w:author="Quentin BOUNIOL" w:date="2016-10-28T16:05:00Z">
            <w:rPr/>
          </w:rPrChange>
        </w:rPr>
        <w:t xml:space="preserve"> = path_folder+r'suivi.txt'       #</w:t>
      </w:r>
      <w:proofErr w:type="spellStart"/>
      <w:r w:rsidRPr="003F2299">
        <w:rPr>
          <w:lang w:val="en-US"/>
          <w:rPrChange w:id="160" w:author="Quentin BOUNIOL" w:date="2016-10-28T16:05:00Z">
            <w:rPr/>
          </w:rPrChange>
        </w:rPr>
        <w:t>Fichier</w:t>
      </w:r>
      <w:proofErr w:type="spellEnd"/>
      <w:r w:rsidRPr="003F2299">
        <w:rPr>
          <w:lang w:val="en-US"/>
          <w:rPrChange w:id="161" w:author="Quentin BOUNIOL" w:date="2016-10-28T16:05:00Z">
            <w:rPr/>
          </w:rPrChange>
        </w:rPr>
        <w:t xml:space="preserve"> de </w:t>
      </w:r>
      <w:proofErr w:type="spellStart"/>
      <w:r w:rsidRPr="003F2299">
        <w:rPr>
          <w:lang w:val="en-US"/>
          <w:rPrChange w:id="162" w:author="Quentin BOUNIOL" w:date="2016-10-28T16:05:00Z">
            <w:rPr/>
          </w:rPrChange>
        </w:rPr>
        <w:t>suivi</w:t>
      </w:r>
      <w:proofErr w:type="spellEnd"/>
    </w:p>
    <w:p w:rsidR="00CC47AE" w:rsidRDefault="00CC47AE" w:rsidP="00CC47AE">
      <w:pPr>
        <w:pBdr>
          <w:top w:val="single" w:sz="4" w:space="1" w:color="auto"/>
          <w:left w:val="single" w:sz="4" w:space="1" w:color="auto"/>
          <w:bottom w:val="single" w:sz="4" w:space="1" w:color="auto"/>
          <w:right w:val="single" w:sz="4" w:space="1" w:color="auto"/>
        </w:pBdr>
      </w:pPr>
      <w:proofErr w:type="spellStart"/>
      <w:proofErr w:type="gramStart"/>
      <w:r>
        <w:t>fichiertpl</w:t>
      </w:r>
      <w:proofErr w:type="spellEnd"/>
      <w:proofErr w:type="gramEnd"/>
      <w:r>
        <w:t xml:space="preserve"> = </w:t>
      </w:r>
      <w:proofErr w:type="spellStart"/>
      <w:r>
        <w:t>path_folder+r'Test_journal_tpl.wbjn</w:t>
      </w:r>
      <w:proofErr w:type="spellEnd"/>
      <w:r>
        <w:t xml:space="preserve">'  #Fichier </w:t>
      </w:r>
      <w:proofErr w:type="spellStart"/>
      <w:r>
        <w:t>template</w:t>
      </w:r>
      <w:proofErr w:type="spellEnd"/>
    </w:p>
    <w:p w:rsidR="00CC47AE" w:rsidRDefault="00CC47AE" w:rsidP="00CC47AE">
      <w:pPr>
        <w:pBdr>
          <w:top w:val="single" w:sz="4" w:space="1" w:color="auto"/>
          <w:left w:val="single" w:sz="4" w:space="1" w:color="auto"/>
          <w:bottom w:val="single" w:sz="4" w:space="1" w:color="auto"/>
          <w:right w:val="single" w:sz="4" w:space="1" w:color="auto"/>
        </w:pBdr>
      </w:pPr>
      <w:proofErr w:type="spellStart"/>
      <w:proofErr w:type="gramStart"/>
      <w:r>
        <w:t>fichierdat</w:t>
      </w:r>
      <w:proofErr w:type="spellEnd"/>
      <w:proofErr w:type="gramEnd"/>
      <w:r>
        <w:t xml:space="preserve"> = </w:t>
      </w:r>
      <w:proofErr w:type="spellStart"/>
      <w:r>
        <w:t>path_folder+r'Test_journal.wbjn</w:t>
      </w:r>
      <w:proofErr w:type="spellEnd"/>
      <w:r>
        <w:t xml:space="preserve">'      #Fichier de paramètres </w:t>
      </w:r>
      <w:proofErr w:type="spellStart"/>
      <w:r>
        <w:t>simu</w:t>
      </w:r>
      <w:proofErr w:type="spellEnd"/>
    </w:p>
    <w:p w:rsidR="00CC47AE" w:rsidRDefault="00CC47AE" w:rsidP="00CC47AE">
      <w:pPr>
        <w:pBdr>
          <w:top w:val="single" w:sz="4" w:space="1" w:color="auto"/>
          <w:left w:val="single" w:sz="4" w:space="1" w:color="auto"/>
          <w:bottom w:val="single" w:sz="4" w:space="1" w:color="auto"/>
          <w:right w:val="single" w:sz="4" w:space="1" w:color="auto"/>
        </w:pBdr>
      </w:pPr>
      <w:proofErr w:type="spellStart"/>
      <w:proofErr w:type="gramStart"/>
      <w:r>
        <w:t>fichierpost</w:t>
      </w:r>
      <w:proofErr w:type="spellEnd"/>
      <w:proofErr w:type="gramEnd"/>
      <w:r>
        <w:t>= path_folder+r'OptimisationGCS_instationnaire_bouchon_vide_test_files\dp0\FLU\</w:t>
      </w:r>
      <w:del w:id="163" w:author="Delphine DEPEYRAS" w:date="2016-10-26T12:12:00Z">
        <w:r w:rsidDel="00F91499">
          <w:delText>Fluent</w:delText>
        </w:r>
      </w:del>
      <w:ins w:id="164" w:author="Delphine DEPEYRAS" w:date="2016-10-26T12:12:00Z">
        <w:r w:rsidR="00F91499">
          <w:t>Fluent</w:t>
        </w:r>
      </w:ins>
      <w:r>
        <w:t xml:space="preserve">\mass_flow_rate_outlet_vf_lessive.out'   #Fichier contenant les résultats de la </w:t>
      </w:r>
      <w:proofErr w:type="spellStart"/>
      <w:r>
        <w:t>simu</w:t>
      </w:r>
      <w:proofErr w:type="spellEnd"/>
    </w:p>
    <w:p w:rsidR="00CC47AE" w:rsidRDefault="00CC47AE" w:rsidP="00CC47AE">
      <w:pPr>
        <w:pBdr>
          <w:top w:val="single" w:sz="4" w:space="1" w:color="auto"/>
          <w:left w:val="single" w:sz="4" w:space="1" w:color="auto"/>
          <w:bottom w:val="single" w:sz="4" w:space="1" w:color="auto"/>
          <w:right w:val="single" w:sz="4" w:space="1" w:color="auto"/>
        </w:pBdr>
      </w:pPr>
      <w:proofErr w:type="spellStart"/>
      <w:r>
        <w:t>with</w:t>
      </w:r>
      <w:proofErr w:type="spellEnd"/>
      <w:r>
        <w:t xml:space="preserve"> </w:t>
      </w:r>
      <w:proofErr w:type="gramStart"/>
      <w:r>
        <w:t>open(</w:t>
      </w:r>
      <w:proofErr w:type="spellStart"/>
      <w:proofErr w:type="gramEnd"/>
      <w:r>
        <w:t>fichiertsv</w:t>
      </w:r>
      <w:proofErr w:type="spellEnd"/>
      <w:r>
        <w:t xml:space="preserve">,'w') as </w:t>
      </w:r>
      <w:proofErr w:type="spellStart"/>
      <w:r>
        <w:t>ftsv</w:t>
      </w:r>
      <w:proofErr w:type="spellEnd"/>
      <w:r>
        <w:t>:          #Initiation du fichier de suivi</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t xml:space="preserve">    </w:t>
      </w:r>
      <w:proofErr w:type="gramStart"/>
      <w:r w:rsidRPr="00CC47AE">
        <w:rPr>
          <w:lang w:val="en-US"/>
        </w:rPr>
        <w:t>for</w:t>
      </w:r>
      <w:proofErr w:type="gramEnd"/>
      <w:r w:rsidRPr="00CC47AE">
        <w:rPr>
          <w:lang w:val="en-US"/>
        </w:rPr>
        <w:t xml:space="preserve"> </w:t>
      </w:r>
      <w:proofErr w:type="spellStart"/>
      <w:r w:rsidRPr="00CC47AE">
        <w:rPr>
          <w:lang w:val="en-US"/>
        </w:rPr>
        <w:t>dic</w:t>
      </w:r>
      <w:proofErr w:type="spellEnd"/>
      <w:r w:rsidRPr="00CC47AE">
        <w:rPr>
          <w:lang w:val="en-US"/>
        </w:rPr>
        <w:t xml:space="preserve"> in </w:t>
      </w:r>
      <w:proofErr w:type="spellStart"/>
      <w:r w:rsidRPr="00CC47AE">
        <w:rPr>
          <w:lang w:val="en-US"/>
        </w:rPr>
        <w:t>fixdic+optidic+resdic</w:t>
      </w:r>
      <w:proofErr w:type="spell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proofErr w:type="gramStart"/>
      <w:r w:rsidRPr="00CC47AE">
        <w:rPr>
          <w:lang w:val="en-US"/>
        </w:rPr>
        <w:t>ftsv.write</w:t>
      </w:r>
      <w:proofErr w:type="spellEnd"/>
      <w:r w:rsidRPr="00CC47AE">
        <w:rPr>
          <w:lang w:val="en-US"/>
        </w:rPr>
        <w:t>(</w:t>
      </w:r>
      <w:proofErr w:type="gramEnd"/>
      <w:r w:rsidRPr="00CC47AE">
        <w:rPr>
          <w:lang w:val="en-US"/>
        </w:rPr>
        <w:t>'%s\t' % (</w:t>
      </w:r>
      <w:proofErr w:type="spellStart"/>
      <w:r w:rsidRPr="00CC47AE">
        <w:rPr>
          <w:lang w:val="en-US"/>
        </w:rPr>
        <w:t>dic</w:t>
      </w:r>
      <w:proofErr w:type="spellEnd"/>
      <w:r w:rsidRPr="00CC47AE">
        <w:rPr>
          <w:lang w:val="en-US"/>
        </w:rPr>
        <w:t>['name']))</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r w:rsidRPr="00CC47AE">
        <w:rPr>
          <w:lang w:val="en-US"/>
        </w:rPr>
        <w:t xml:space="preserve">    </w:t>
      </w:r>
      <w:proofErr w:type="spellStart"/>
      <w:proofErr w:type="gramStart"/>
      <w:r w:rsidRPr="00CC47AE">
        <w:rPr>
          <w:lang w:val="en-US"/>
        </w:rPr>
        <w:t>ftsv.write</w:t>
      </w:r>
      <w:proofErr w:type="spellEnd"/>
      <w:r w:rsidRPr="00CC47AE">
        <w:rPr>
          <w:lang w:val="en-US"/>
        </w:rPr>
        <w:t>(</w:t>
      </w:r>
      <w:proofErr w:type="gramEnd"/>
      <w:r w:rsidRPr="00CC47AE">
        <w:rPr>
          <w:lang w:val="en-US"/>
        </w:rPr>
        <w:t>'%s\n' % ('</w:t>
      </w:r>
      <w:proofErr w:type="spellStart"/>
      <w:r w:rsidRPr="00CC47AE">
        <w:rPr>
          <w:lang w:val="en-US"/>
        </w:rPr>
        <w:t>objective_function</w:t>
      </w:r>
      <w:proofErr w:type="spellEnd"/>
      <w:r w:rsidRPr="00CC47AE">
        <w:rPr>
          <w:lang w:val="en-US"/>
        </w:rPr>
        <w:t>'))</w:t>
      </w: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Pr="00CC47AE" w:rsidRDefault="00CC47AE" w:rsidP="00CC47AE">
      <w:pPr>
        <w:pBdr>
          <w:top w:val="single" w:sz="4" w:space="1" w:color="auto"/>
          <w:left w:val="single" w:sz="4" w:space="1" w:color="auto"/>
          <w:bottom w:val="single" w:sz="4" w:space="1" w:color="auto"/>
          <w:right w:val="single" w:sz="4" w:space="1" w:color="auto"/>
        </w:pBdr>
        <w:rPr>
          <w:lang w:val="en-US"/>
        </w:rPr>
      </w:pPr>
    </w:p>
    <w:p w:rsidR="00CC47AE" w:rsidRDefault="00CC47AE" w:rsidP="00BF1E26">
      <w:pPr>
        <w:pBdr>
          <w:top w:val="single" w:sz="4" w:space="1" w:color="auto"/>
          <w:left w:val="single" w:sz="4" w:space="4" w:color="auto"/>
          <w:bottom w:val="single" w:sz="4" w:space="1" w:color="auto"/>
          <w:right w:val="single" w:sz="4" w:space="4" w:color="auto"/>
        </w:pBdr>
      </w:pPr>
      <w:r>
        <w:t xml:space="preserve"># # ## Algorithme </w:t>
      </w:r>
      <w:proofErr w:type="spellStart"/>
      <w:r>
        <w:t>differential</w:t>
      </w:r>
      <w:proofErr w:type="spellEnd"/>
      <w:r>
        <w:t xml:space="preserve"> </w:t>
      </w:r>
      <w:proofErr w:type="spellStart"/>
      <w:r>
        <w:t>evolution</w:t>
      </w:r>
      <w:proofErr w:type="spellEnd"/>
    </w:p>
    <w:p w:rsidR="00CC47AE" w:rsidRDefault="00CC47AE" w:rsidP="00BF1E26">
      <w:pPr>
        <w:pBdr>
          <w:top w:val="single" w:sz="4" w:space="1" w:color="auto"/>
          <w:left w:val="single" w:sz="4" w:space="4" w:color="auto"/>
          <w:bottom w:val="single" w:sz="4" w:space="1" w:color="auto"/>
          <w:right w:val="single" w:sz="4" w:space="4" w:color="auto"/>
        </w:pBdr>
      </w:pPr>
      <w:r>
        <w:t># # À chaque itération, il y a un calcul pour chaque individu de la population.</w:t>
      </w:r>
    </w:p>
    <w:p w:rsidR="00CC47AE" w:rsidRDefault="00CC47AE" w:rsidP="00BF1E26">
      <w:pPr>
        <w:pBdr>
          <w:top w:val="single" w:sz="4" w:space="1" w:color="auto"/>
          <w:left w:val="single" w:sz="4" w:space="4" w:color="auto"/>
          <w:bottom w:val="single" w:sz="4" w:space="1" w:color="auto"/>
          <w:right w:val="single" w:sz="4" w:space="4" w:color="auto"/>
        </w:pBdr>
      </w:pPr>
    </w:p>
    <w:p w:rsidR="00CC47AE" w:rsidRPr="00CC47AE" w:rsidRDefault="00CC47AE" w:rsidP="00BF1E26">
      <w:pPr>
        <w:pBdr>
          <w:top w:val="single" w:sz="4" w:space="1" w:color="auto"/>
          <w:left w:val="single" w:sz="4" w:space="4" w:color="auto"/>
          <w:bottom w:val="single" w:sz="4" w:space="1" w:color="auto"/>
          <w:right w:val="single" w:sz="4" w:space="4" w:color="auto"/>
        </w:pBdr>
        <w:rPr>
          <w:lang w:val="en-US"/>
        </w:rPr>
      </w:pPr>
      <w:r w:rsidRPr="00CC47AE">
        <w:rPr>
          <w:lang w:val="en-US"/>
        </w:rPr>
        <w:t xml:space="preserve"># # </w:t>
      </w:r>
      <w:proofErr w:type="gramStart"/>
      <w:r w:rsidRPr="00CC47AE">
        <w:rPr>
          <w:lang w:val="en-US"/>
        </w:rPr>
        <w:t>In[</w:t>
      </w:r>
      <w:proofErr w:type="gramEnd"/>
      <w:r w:rsidRPr="00CC47AE">
        <w:rPr>
          <w:lang w:val="en-US"/>
        </w:rPr>
        <w:t xml:space="preserve"> ]:</w:t>
      </w:r>
    </w:p>
    <w:p w:rsidR="00CC47AE" w:rsidRPr="00CC47AE" w:rsidRDefault="00CC47AE" w:rsidP="00BF1E26">
      <w:pPr>
        <w:pBdr>
          <w:top w:val="single" w:sz="4" w:space="1" w:color="auto"/>
          <w:left w:val="single" w:sz="4" w:space="4" w:color="auto"/>
          <w:bottom w:val="single" w:sz="4" w:space="1" w:color="auto"/>
          <w:right w:val="single" w:sz="4" w:space="4" w:color="auto"/>
        </w:pBdr>
        <w:rPr>
          <w:lang w:val="en-US"/>
        </w:rPr>
      </w:pPr>
    </w:p>
    <w:p w:rsidR="00CC47AE" w:rsidRPr="00CC47AE" w:rsidRDefault="00CC47AE" w:rsidP="00BF1E26">
      <w:pPr>
        <w:pBdr>
          <w:top w:val="single" w:sz="4" w:space="1" w:color="auto"/>
          <w:left w:val="single" w:sz="4" w:space="4" w:color="auto"/>
          <w:bottom w:val="single" w:sz="4" w:space="1" w:color="auto"/>
          <w:right w:val="single" w:sz="4" w:space="4" w:color="auto"/>
        </w:pBdr>
        <w:rPr>
          <w:lang w:val="en-US"/>
        </w:rPr>
      </w:pPr>
      <w:r w:rsidRPr="00CC47AE">
        <w:rPr>
          <w:lang w:val="en-US"/>
        </w:rPr>
        <w:t xml:space="preserve"># </w:t>
      </w:r>
      <w:proofErr w:type="gramStart"/>
      <w:r w:rsidRPr="00CC47AE">
        <w:rPr>
          <w:lang w:val="en-US"/>
        </w:rPr>
        <w:t>solution=</w:t>
      </w:r>
      <w:proofErr w:type="gramEnd"/>
      <w:r w:rsidRPr="00CC47AE">
        <w:rPr>
          <w:lang w:val="en-US"/>
        </w:rPr>
        <w:t>optimize.differential_evolution(func=optifunc,bounds=optibounds,maxiter=8,</w:t>
      </w:r>
    </w:p>
    <w:p w:rsidR="00CC47AE" w:rsidRPr="00CC47AE" w:rsidRDefault="00CC47AE" w:rsidP="00BF1E26">
      <w:pPr>
        <w:pBdr>
          <w:top w:val="single" w:sz="4" w:space="1" w:color="auto"/>
          <w:left w:val="single" w:sz="4" w:space="4" w:color="auto"/>
          <w:bottom w:val="single" w:sz="4" w:space="1" w:color="auto"/>
          <w:right w:val="single" w:sz="4" w:space="4" w:color="auto"/>
        </w:pBdr>
        <w:rPr>
          <w:lang w:val="en-US"/>
        </w:rPr>
      </w:pPr>
      <w:r w:rsidRPr="00CC47AE">
        <w:rPr>
          <w:lang w:val="en-US"/>
        </w:rPr>
        <w:t xml:space="preserve">                                         # </w:t>
      </w:r>
      <w:proofErr w:type="spellStart"/>
      <w:r w:rsidRPr="00CC47AE">
        <w:rPr>
          <w:lang w:val="en-US"/>
        </w:rPr>
        <w:t>popsize</w:t>
      </w:r>
      <w:proofErr w:type="spellEnd"/>
      <w:r w:rsidRPr="00CC47AE">
        <w:rPr>
          <w:lang w:val="en-US"/>
        </w:rPr>
        <w:t>=10</w:t>
      </w:r>
      <w:proofErr w:type="gramStart"/>
      <w:r w:rsidRPr="00CC47AE">
        <w:rPr>
          <w:lang w:val="en-US"/>
        </w:rPr>
        <w:t>,tol</w:t>
      </w:r>
      <w:proofErr w:type="gramEnd"/>
      <w:r w:rsidRPr="00CC47AE">
        <w:rPr>
          <w:lang w:val="en-US"/>
        </w:rPr>
        <w:t>=0.01,disp=</w:t>
      </w:r>
      <w:proofErr w:type="spellStart"/>
      <w:r w:rsidRPr="00CC47AE">
        <w:rPr>
          <w:lang w:val="en-US"/>
        </w:rPr>
        <w:t>True,polish</w:t>
      </w:r>
      <w:proofErr w:type="spellEnd"/>
      <w:r w:rsidRPr="00CC47AE">
        <w:rPr>
          <w:lang w:val="en-US"/>
        </w:rPr>
        <w:t>=False)</w:t>
      </w:r>
    </w:p>
    <w:p w:rsidR="00CC47AE" w:rsidRPr="00CC47AE" w:rsidRDefault="00CC47AE" w:rsidP="00BF1E26">
      <w:pPr>
        <w:pBdr>
          <w:top w:val="single" w:sz="4" w:space="1" w:color="auto"/>
          <w:left w:val="single" w:sz="4" w:space="4" w:color="auto"/>
          <w:bottom w:val="single" w:sz="4" w:space="1" w:color="auto"/>
          <w:right w:val="single" w:sz="4" w:space="4" w:color="auto"/>
        </w:pBdr>
        <w:rPr>
          <w:lang w:val="en-US"/>
        </w:rPr>
      </w:pPr>
      <w:r w:rsidRPr="00CC47AE">
        <w:rPr>
          <w:lang w:val="en-US"/>
        </w:rPr>
        <w:t xml:space="preserve"># </w:t>
      </w:r>
      <w:proofErr w:type="spellStart"/>
      <w:proofErr w:type="gramStart"/>
      <w:r w:rsidRPr="00CC47AE">
        <w:rPr>
          <w:lang w:val="en-US"/>
        </w:rPr>
        <w:t>updateoptidic</w:t>
      </w:r>
      <w:proofErr w:type="spellEnd"/>
      <w:r w:rsidRPr="00CC47AE">
        <w:rPr>
          <w:lang w:val="en-US"/>
        </w:rPr>
        <w:t>(</w:t>
      </w:r>
      <w:proofErr w:type="spellStart"/>
      <w:proofErr w:type="gramEnd"/>
      <w:r w:rsidRPr="00CC47AE">
        <w:rPr>
          <w:lang w:val="en-US"/>
        </w:rPr>
        <w:t>solution.x</w:t>
      </w:r>
      <w:proofErr w:type="spellEnd"/>
      <w:r w:rsidRPr="00CC47AE">
        <w:rPr>
          <w:lang w:val="en-US"/>
        </w:rPr>
        <w:t>)</w:t>
      </w:r>
    </w:p>
    <w:p w:rsidR="00CC47AE" w:rsidRPr="00CC47AE" w:rsidRDefault="00CC47AE" w:rsidP="00BF1E26">
      <w:pPr>
        <w:pBdr>
          <w:top w:val="single" w:sz="4" w:space="1" w:color="auto"/>
          <w:left w:val="single" w:sz="4" w:space="4" w:color="auto"/>
          <w:bottom w:val="single" w:sz="4" w:space="1" w:color="auto"/>
          <w:right w:val="single" w:sz="4" w:space="4" w:color="auto"/>
        </w:pBdr>
        <w:rPr>
          <w:lang w:val="en-US"/>
        </w:rPr>
      </w:pPr>
    </w:p>
    <w:p w:rsidR="00CC47AE" w:rsidRPr="00CC47AE" w:rsidRDefault="00CC47AE" w:rsidP="00BF1E26">
      <w:pPr>
        <w:pBdr>
          <w:top w:val="single" w:sz="4" w:space="1" w:color="auto"/>
          <w:left w:val="single" w:sz="4" w:space="4" w:color="auto"/>
          <w:bottom w:val="single" w:sz="4" w:space="1" w:color="auto"/>
          <w:right w:val="single" w:sz="4" w:space="4" w:color="auto"/>
        </w:pBdr>
        <w:rPr>
          <w:lang w:val="en-US"/>
        </w:rPr>
      </w:pPr>
    </w:p>
    <w:p w:rsidR="00CC47AE" w:rsidRPr="00CC47AE" w:rsidRDefault="00CC47AE" w:rsidP="00BF1E26">
      <w:pPr>
        <w:pBdr>
          <w:top w:val="single" w:sz="4" w:space="1" w:color="auto"/>
          <w:left w:val="single" w:sz="4" w:space="4" w:color="auto"/>
          <w:bottom w:val="single" w:sz="4" w:space="1" w:color="auto"/>
          <w:right w:val="single" w:sz="4" w:space="4" w:color="auto"/>
        </w:pBdr>
        <w:rPr>
          <w:lang w:val="en-US"/>
        </w:rPr>
      </w:pPr>
    </w:p>
    <w:p w:rsidR="00CC47AE" w:rsidRPr="00CC47AE" w:rsidRDefault="00CC47AE" w:rsidP="00BF1E26">
      <w:pPr>
        <w:pBdr>
          <w:top w:val="single" w:sz="4" w:space="1" w:color="auto"/>
          <w:left w:val="single" w:sz="4" w:space="4" w:color="auto"/>
          <w:bottom w:val="single" w:sz="4" w:space="1" w:color="auto"/>
          <w:right w:val="single" w:sz="4" w:space="4" w:color="auto"/>
        </w:pBdr>
        <w:rPr>
          <w:lang w:val="en-US"/>
        </w:rPr>
      </w:pPr>
      <w:r w:rsidRPr="00CC47AE">
        <w:rPr>
          <w:lang w:val="en-US"/>
        </w:rPr>
        <w:t xml:space="preserve"># </w:t>
      </w:r>
      <w:proofErr w:type="gramStart"/>
      <w:r w:rsidRPr="00CC47AE">
        <w:rPr>
          <w:lang w:val="en-US"/>
        </w:rPr>
        <w:t>In[</w:t>
      </w:r>
      <w:proofErr w:type="gramEnd"/>
      <w:r w:rsidRPr="00CC47AE">
        <w:rPr>
          <w:lang w:val="en-US"/>
        </w:rPr>
        <w:t xml:space="preserve"> ]:</w:t>
      </w:r>
    </w:p>
    <w:p w:rsidR="00CC47AE" w:rsidRPr="00CC47AE" w:rsidRDefault="00CC47AE" w:rsidP="00BF1E26">
      <w:pPr>
        <w:pBdr>
          <w:top w:val="single" w:sz="4" w:space="1" w:color="auto"/>
          <w:left w:val="single" w:sz="4" w:space="4" w:color="auto"/>
          <w:bottom w:val="single" w:sz="4" w:space="1" w:color="auto"/>
          <w:right w:val="single" w:sz="4" w:space="4" w:color="auto"/>
        </w:pBdr>
        <w:rPr>
          <w:lang w:val="en-US"/>
        </w:rPr>
      </w:pPr>
    </w:p>
    <w:p w:rsidR="00CC47AE" w:rsidRPr="00CC47AE" w:rsidRDefault="00CC47AE" w:rsidP="00BF1E26">
      <w:pPr>
        <w:pBdr>
          <w:top w:val="single" w:sz="4" w:space="1" w:color="auto"/>
          <w:left w:val="single" w:sz="4" w:space="4" w:color="auto"/>
          <w:bottom w:val="single" w:sz="4" w:space="1" w:color="auto"/>
          <w:right w:val="single" w:sz="4" w:space="4" w:color="auto"/>
        </w:pBdr>
        <w:rPr>
          <w:lang w:val="en-US"/>
        </w:rPr>
      </w:pPr>
      <w:proofErr w:type="gramStart"/>
      <w:r w:rsidRPr="00CC47AE">
        <w:rPr>
          <w:lang w:val="en-US"/>
        </w:rPr>
        <w:t>x0</w:t>
      </w:r>
      <w:proofErr w:type="gramEnd"/>
      <w:r w:rsidRPr="00CC47AE">
        <w:rPr>
          <w:lang w:val="en-US"/>
        </w:rPr>
        <w:t>=[</w:t>
      </w:r>
      <w:proofErr w:type="spellStart"/>
      <w:r w:rsidRPr="00CC47AE">
        <w:rPr>
          <w:lang w:val="en-US"/>
        </w:rPr>
        <w:t>dic</w:t>
      </w:r>
      <w:proofErr w:type="spellEnd"/>
      <w:r w:rsidRPr="00CC47AE">
        <w:rPr>
          <w:lang w:val="en-US"/>
        </w:rPr>
        <w:t xml:space="preserve">['value'] for </w:t>
      </w:r>
      <w:proofErr w:type="spellStart"/>
      <w:r w:rsidRPr="00CC47AE">
        <w:rPr>
          <w:lang w:val="en-US"/>
        </w:rPr>
        <w:t>dic</w:t>
      </w:r>
      <w:proofErr w:type="spellEnd"/>
      <w:r w:rsidRPr="00CC47AE">
        <w:rPr>
          <w:lang w:val="en-US"/>
        </w:rPr>
        <w:t xml:space="preserve"> in </w:t>
      </w:r>
      <w:proofErr w:type="spellStart"/>
      <w:r w:rsidRPr="00CC47AE">
        <w:rPr>
          <w:lang w:val="en-US"/>
        </w:rPr>
        <w:t>optidic</w:t>
      </w:r>
      <w:proofErr w:type="spellEnd"/>
      <w:r w:rsidRPr="00CC47AE">
        <w:rPr>
          <w:lang w:val="en-US"/>
        </w:rPr>
        <w:t>]</w:t>
      </w:r>
    </w:p>
    <w:p w:rsidR="00CC47AE" w:rsidRPr="00CC47AE" w:rsidRDefault="00CC47AE" w:rsidP="00BF1E26">
      <w:pPr>
        <w:pBdr>
          <w:top w:val="single" w:sz="4" w:space="1" w:color="auto"/>
          <w:left w:val="single" w:sz="4" w:space="4" w:color="auto"/>
          <w:bottom w:val="single" w:sz="4" w:space="1" w:color="auto"/>
          <w:right w:val="single" w:sz="4" w:space="4" w:color="auto"/>
        </w:pBdr>
        <w:rPr>
          <w:lang w:val="en-US"/>
        </w:rPr>
      </w:pPr>
      <w:proofErr w:type="gramStart"/>
      <w:r w:rsidRPr="00CC47AE">
        <w:rPr>
          <w:lang w:val="en-US"/>
        </w:rPr>
        <w:t>solution=</w:t>
      </w:r>
      <w:proofErr w:type="spellStart"/>
      <w:proofErr w:type="gramEnd"/>
      <w:r w:rsidRPr="00CC47AE">
        <w:rPr>
          <w:lang w:val="en-US"/>
        </w:rPr>
        <w:t>optimize.minimize</w:t>
      </w:r>
      <w:proofErr w:type="spellEnd"/>
      <w:r w:rsidRPr="00CC47AE">
        <w:rPr>
          <w:lang w:val="en-US"/>
        </w:rPr>
        <w:t>(</w:t>
      </w:r>
      <w:proofErr w:type="spellStart"/>
      <w:r w:rsidRPr="00CC47AE">
        <w:rPr>
          <w:lang w:val="en-US"/>
        </w:rPr>
        <w:t>optifunc</w:t>
      </w:r>
      <w:proofErr w:type="spellEnd"/>
      <w:r w:rsidRPr="00CC47AE">
        <w:rPr>
          <w:lang w:val="en-US"/>
        </w:rPr>
        <w:t>, x0, bounds=</w:t>
      </w:r>
      <w:proofErr w:type="spellStart"/>
      <w:r w:rsidRPr="00CC47AE">
        <w:rPr>
          <w:lang w:val="en-US"/>
        </w:rPr>
        <w:t>optibounds</w:t>
      </w:r>
      <w:proofErr w:type="spellEnd"/>
      <w:r w:rsidRPr="00CC47AE">
        <w:rPr>
          <w:lang w:val="en-US"/>
        </w:rPr>
        <w:t>,</w:t>
      </w:r>
    </w:p>
    <w:p w:rsidR="00CC47AE" w:rsidRPr="00CC47AE" w:rsidRDefault="00CC47AE" w:rsidP="00BF1E26">
      <w:pPr>
        <w:pBdr>
          <w:top w:val="single" w:sz="4" w:space="1" w:color="auto"/>
          <w:left w:val="single" w:sz="4" w:space="4" w:color="auto"/>
          <w:bottom w:val="single" w:sz="4" w:space="1" w:color="auto"/>
          <w:right w:val="single" w:sz="4" w:space="4" w:color="auto"/>
        </w:pBdr>
        <w:rPr>
          <w:lang w:val="en-US"/>
        </w:rPr>
      </w:pPr>
      <w:r w:rsidRPr="00CC47AE">
        <w:rPr>
          <w:lang w:val="en-US"/>
        </w:rPr>
        <w:t xml:space="preserve">                           </w:t>
      </w:r>
      <w:proofErr w:type="gramStart"/>
      <w:r w:rsidRPr="00CC47AE">
        <w:rPr>
          <w:lang w:val="en-US"/>
        </w:rPr>
        <w:t>options</w:t>
      </w:r>
      <w:proofErr w:type="gramEnd"/>
      <w:r w:rsidRPr="00CC47AE">
        <w:rPr>
          <w:lang w:val="en-US"/>
        </w:rPr>
        <w:t>={'disp':True,'eps':0.0001,'gtol':1e-3})</w:t>
      </w:r>
    </w:p>
    <w:p w:rsidR="00BF1E26" w:rsidRPr="0028114C" w:rsidRDefault="00CC47AE" w:rsidP="00BF1E26">
      <w:pPr>
        <w:pBdr>
          <w:top w:val="single" w:sz="4" w:space="1" w:color="auto"/>
          <w:left w:val="single" w:sz="4" w:space="4" w:color="auto"/>
          <w:bottom w:val="single" w:sz="4" w:space="1" w:color="auto"/>
          <w:right w:val="single" w:sz="4" w:space="4" w:color="auto"/>
        </w:pBdr>
        <w:rPr>
          <w:lang w:val="en-US"/>
        </w:rPr>
      </w:pPr>
      <w:proofErr w:type="spellStart"/>
      <w:proofErr w:type="gramStart"/>
      <w:r w:rsidRPr="0028114C">
        <w:rPr>
          <w:lang w:val="en-US"/>
        </w:rPr>
        <w:t>updateoptidic</w:t>
      </w:r>
      <w:proofErr w:type="spellEnd"/>
      <w:r w:rsidRPr="0028114C">
        <w:rPr>
          <w:lang w:val="en-US"/>
        </w:rPr>
        <w:t>(</w:t>
      </w:r>
      <w:proofErr w:type="spellStart"/>
      <w:proofErr w:type="gramEnd"/>
      <w:r w:rsidRPr="0028114C">
        <w:rPr>
          <w:lang w:val="en-US"/>
        </w:rPr>
        <w:t>solution.x</w:t>
      </w:r>
      <w:proofErr w:type="spellEnd"/>
      <w:r w:rsidRPr="0028114C">
        <w:rPr>
          <w:lang w:val="en-US"/>
        </w:rPr>
        <w:t>)</w:t>
      </w:r>
    </w:p>
    <w:p w:rsidR="00BF1E26" w:rsidRPr="0028114C" w:rsidRDefault="00BF1E26" w:rsidP="00BF1E26">
      <w:pPr>
        <w:rPr>
          <w:lang w:val="en-US"/>
        </w:rPr>
      </w:pPr>
    </w:p>
    <w:p w:rsidR="00BF1E26" w:rsidRPr="00BF1E26" w:rsidRDefault="00BF1E26" w:rsidP="00BF1E26">
      <w:pPr>
        <w:pBdr>
          <w:top w:val="single" w:sz="4" w:space="1" w:color="auto"/>
          <w:left w:val="single" w:sz="4" w:space="4" w:color="auto"/>
          <w:bottom w:val="single" w:sz="4" w:space="1" w:color="auto"/>
          <w:right w:val="single" w:sz="4" w:space="4" w:color="auto"/>
        </w:pBdr>
        <w:rPr>
          <w:lang w:val="en-US"/>
        </w:rPr>
      </w:pPr>
      <w:r w:rsidRPr="00BF1E26">
        <w:rPr>
          <w:lang w:val="en-US"/>
        </w:rPr>
        <w:t>@echo off</w:t>
      </w:r>
    </w:p>
    <w:p w:rsidR="00BF1E26" w:rsidRPr="00BF1E26" w:rsidRDefault="00BF1E26" w:rsidP="00BF1E26">
      <w:pPr>
        <w:pBdr>
          <w:top w:val="single" w:sz="4" w:space="1" w:color="auto"/>
          <w:left w:val="single" w:sz="4" w:space="4" w:color="auto"/>
          <w:bottom w:val="single" w:sz="4" w:space="1" w:color="auto"/>
          <w:right w:val="single" w:sz="4" w:space="4" w:color="auto"/>
        </w:pBdr>
        <w:rPr>
          <w:lang w:val="en-US"/>
        </w:rPr>
      </w:pPr>
    </w:p>
    <w:p w:rsidR="00BF1E26" w:rsidRPr="00BF1E26" w:rsidRDefault="00BF1E26" w:rsidP="00BF1E26">
      <w:pPr>
        <w:pBdr>
          <w:top w:val="single" w:sz="4" w:space="1" w:color="auto"/>
          <w:left w:val="single" w:sz="4" w:space="4" w:color="auto"/>
          <w:bottom w:val="single" w:sz="4" w:space="1" w:color="auto"/>
          <w:right w:val="single" w:sz="4" w:space="4" w:color="auto"/>
        </w:pBdr>
        <w:rPr>
          <w:lang w:val="en-US"/>
        </w:rPr>
      </w:pPr>
    </w:p>
    <w:p w:rsidR="00BF1E26" w:rsidRPr="00BF1E26" w:rsidRDefault="00BF1E26" w:rsidP="00BF1E26">
      <w:pPr>
        <w:pBdr>
          <w:top w:val="single" w:sz="4" w:space="1" w:color="auto"/>
          <w:left w:val="single" w:sz="4" w:space="4" w:color="auto"/>
          <w:bottom w:val="single" w:sz="4" w:space="1" w:color="auto"/>
          <w:right w:val="single" w:sz="4" w:space="4" w:color="auto"/>
        </w:pBdr>
        <w:rPr>
          <w:lang w:val="en-US"/>
        </w:rPr>
      </w:pPr>
      <w:proofErr w:type="gramStart"/>
      <w:r w:rsidRPr="00BF1E26">
        <w:rPr>
          <w:lang w:val="en-US"/>
        </w:rPr>
        <w:t>:boucle</w:t>
      </w:r>
      <w:proofErr w:type="gramEnd"/>
    </w:p>
    <w:p w:rsidR="00BF1E26" w:rsidRPr="00BF1E26" w:rsidRDefault="00BF1E26" w:rsidP="00BF1E26">
      <w:pPr>
        <w:pBdr>
          <w:top w:val="single" w:sz="4" w:space="1" w:color="auto"/>
          <w:left w:val="single" w:sz="4" w:space="4" w:color="auto"/>
          <w:bottom w:val="single" w:sz="4" w:space="1" w:color="auto"/>
          <w:right w:val="single" w:sz="4" w:space="4" w:color="auto"/>
        </w:pBdr>
        <w:rPr>
          <w:lang w:val="en-US"/>
        </w:rPr>
      </w:pPr>
      <w:proofErr w:type="gramStart"/>
      <w:r w:rsidRPr="00BF1E26">
        <w:rPr>
          <w:lang w:val="en-US"/>
        </w:rPr>
        <w:t>timeout</w:t>
      </w:r>
      <w:proofErr w:type="gramEnd"/>
      <w:r w:rsidRPr="00BF1E26">
        <w:rPr>
          <w:lang w:val="en-US"/>
        </w:rPr>
        <w:t xml:space="preserve"> /t 20</w:t>
      </w:r>
    </w:p>
    <w:p w:rsidR="00BF1E26" w:rsidRPr="00BF1E26" w:rsidRDefault="00BF1E26" w:rsidP="00BF1E26">
      <w:pPr>
        <w:pBdr>
          <w:top w:val="single" w:sz="4" w:space="1" w:color="auto"/>
          <w:left w:val="single" w:sz="4" w:space="4" w:color="auto"/>
          <w:bottom w:val="single" w:sz="4" w:space="1" w:color="auto"/>
          <w:right w:val="single" w:sz="4" w:space="4" w:color="auto"/>
        </w:pBdr>
        <w:rPr>
          <w:lang w:val="en-US"/>
        </w:rPr>
      </w:pPr>
    </w:p>
    <w:p w:rsidR="00BF1E26" w:rsidRPr="00BF1E26" w:rsidRDefault="00BF1E26" w:rsidP="00BF1E26">
      <w:pPr>
        <w:pBdr>
          <w:top w:val="single" w:sz="4" w:space="1" w:color="auto"/>
          <w:left w:val="single" w:sz="4" w:space="4" w:color="auto"/>
          <w:bottom w:val="single" w:sz="4" w:space="1" w:color="auto"/>
          <w:right w:val="single" w:sz="4" w:space="4" w:color="auto"/>
        </w:pBdr>
        <w:rPr>
          <w:lang w:val="en-US"/>
        </w:rPr>
      </w:pPr>
      <w:r w:rsidRPr="00BF1E26">
        <w:rPr>
          <w:lang w:val="en-US"/>
        </w:rPr>
        <w:t xml:space="preserve">\\33fs003\TOOLS_ET_DOCS\TOOLS\SCIENTIFIC\CHECKLICENCES\Utils\lmutil.exe </w:t>
      </w:r>
      <w:proofErr w:type="spellStart"/>
      <w:r w:rsidRPr="00BF1E26">
        <w:rPr>
          <w:lang w:val="en-US"/>
        </w:rPr>
        <w:t>lmstat</w:t>
      </w:r>
      <w:proofErr w:type="spellEnd"/>
      <w:r w:rsidRPr="00BF1E26">
        <w:rPr>
          <w:lang w:val="en-US"/>
        </w:rPr>
        <w:t xml:space="preserve"> -c 1055@172.29.0.7;1055@172.29.0.8 -a &gt; CheckLicenses.log</w:t>
      </w:r>
    </w:p>
    <w:p w:rsidR="00BF1E26" w:rsidRPr="00BF1E26" w:rsidRDefault="00BF1E26" w:rsidP="00BF1E26">
      <w:pPr>
        <w:pBdr>
          <w:top w:val="single" w:sz="4" w:space="1" w:color="auto"/>
          <w:left w:val="single" w:sz="4" w:space="4" w:color="auto"/>
          <w:bottom w:val="single" w:sz="4" w:space="1" w:color="auto"/>
          <w:right w:val="single" w:sz="4" w:space="4" w:color="auto"/>
        </w:pBdr>
        <w:rPr>
          <w:lang w:val="en-US"/>
        </w:rPr>
      </w:pPr>
    </w:p>
    <w:p w:rsidR="00BF1E26" w:rsidRPr="00BF1E26" w:rsidRDefault="00BF1E26" w:rsidP="00BF1E26">
      <w:pPr>
        <w:pBdr>
          <w:top w:val="single" w:sz="4" w:space="1" w:color="auto"/>
          <w:left w:val="single" w:sz="4" w:space="4" w:color="auto"/>
          <w:bottom w:val="single" w:sz="4" w:space="1" w:color="auto"/>
          <w:right w:val="single" w:sz="4" w:space="4" w:color="auto"/>
        </w:pBdr>
        <w:rPr>
          <w:lang w:val="en-US"/>
        </w:rPr>
      </w:pPr>
      <w:proofErr w:type="gramStart"/>
      <w:r w:rsidRPr="00BF1E26">
        <w:rPr>
          <w:lang w:val="en-US"/>
        </w:rPr>
        <w:t>set</w:t>
      </w:r>
      <w:proofErr w:type="gramEnd"/>
      <w:r w:rsidRPr="00BF1E26">
        <w:rPr>
          <w:lang w:val="en-US"/>
        </w:rPr>
        <w:t xml:space="preserve"> a=0</w:t>
      </w:r>
    </w:p>
    <w:p w:rsidR="00BF1E26" w:rsidRPr="00BF1E26" w:rsidRDefault="00BF1E26" w:rsidP="00BF1E26">
      <w:pPr>
        <w:pBdr>
          <w:top w:val="single" w:sz="4" w:space="1" w:color="auto"/>
          <w:left w:val="single" w:sz="4" w:space="4" w:color="auto"/>
          <w:bottom w:val="single" w:sz="4" w:space="1" w:color="auto"/>
          <w:right w:val="single" w:sz="4" w:space="4" w:color="auto"/>
        </w:pBdr>
        <w:rPr>
          <w:lang w:val="en-US"/>
        </w:rPr>
      </w:pPr>
      <w:proofErr w:type="spellStart"/>
      <w:proofErr w:type="gramStart"/>
      <w:r w:rsidRPr="00BF1E26">
        <w:rPr>
          <w:lang w:val="en-US"/>
        </w:rPr>
        <w:t>findstr</w:t>
      </w:r>
      <w:proofErr w:type="spellEnd"/>
      <w:proofErr w:type="gramEnd"/>
      <w:r w:rsidRPr="00BF1E26">
        <w:rPr>
          <w:lang w:val="en-US"/>
        </w:rPr>
        <w:t xml:space="preserve"> /C:\"</w:t>
      </w:r>
      <w:proofErr w:type="spellStart"/>
      <w:r w:rsidRPr="00BF1E26">
        <w:rPr>
          <w:lang w:val="en-US"/>
        </w:rPr>
        <w:t>acfd_</w:t>
      </w:r>
      <w:del w:id="165" w:author="Delphine DEPEYRAS" w:date="2016-10-26T12:12:00Z">
        <w:r w:rsidRPr="00BF1E26" w:rsidDel="00F91499">
          <w:rPr>
            <w:lang w:val="en-US"/>
          </w:rPr>
          <w:delText>fluent</w:delText>
        </w:r>
      </w:del>
      <w:ins w:id="166" w:author="Delphine DEPEYRAS" w:date="2016-10-26T12:12:00Z">
        <w:r w:rsidR="00F91499">
          <w:rPr>
            <w:lang w:val="en-US"/>
          </w:rPr>
          <w:t>Fluent</w:t>
        </w:r>
      </w:ins>
      <w:r w:rsidRPr="00BF1E26">
        <w:rPr>
          <w:lang w:val="en-US"/>
        </w:rPr>
        <w:t>_solver</w:t>
      </w:r>
      <w:proofErr w:type="spellEnd"/>
      <w:r w:rsidRPr="00BF1E26">
        <w:rPr>
          <w:lang w:val="en-US"/>
        </w:rPr>
        <w:t>\" CheckLicenses.log</w:t>
      </w:r>
    </w:p>
    <w:p w:rsidR="00BF1E26" w:rsidRPr="00BF1E26" w:rsidRDefault="00BF1E26" w:rsidP="00BF1E26">
      <w:pPr>
        <w:pBdr>
          <w:top w:val="single" w:sz="4" w:space="1" w:color="auto"/>
          <w:left w:val="single" w:sz="4" w:space="4" w:color="auto"/>
          <w:bottom w:val="single" w:sz="4" w:space="1" w:color="auto"/>
          <w:right w:val="single" w:sz="4" w:space="4" w:color="auto"/>
        </w:pBdr>
        <w:rPr>
          <w:lang w:val="en-US"/>
        </w:rPr>
      </w:pPr>
      <w:proofErr w:type="gramStart"/>
      <w:r w:rsidRPr="00BF1E26">
        <w:rPr>
          <w:lang w:val="en-US"/>
        </w:rPr>
        <w:t>if</w:t>
      </w:r>
      <w:proofErr w:type="gramEnd"/>
      <w:r w:rsidRPr="00BF1E26">
        <w:rPr>
          <w:lang w:val="en-US"/>
        </w:rPr>
        <w:t xml:space="preserve"> not </w:t>
      </w:r>
      <w:proofErr w:type="spellStart"/>
      <w:r w:rsidRPr="00BF1E26">
        <w:rPr>
          <w:lang w:val="en-US"/>
        </w:rPr>
        <w:t>errorlevel</w:t>
      </w:r>
      <w:proofErr w:type="spellEnd"/>
      <w:r w:rsidRPr="00BF1E26">
        <w:rPr>
          <w:lang w:val="en-US"/>
        </w:rPr>
        <w:t xml:space="preserve"> 1 set /A a=a+1</w:t>
      </w:r>
    </w:p>
    <w:p w:rsidR="00BF1E26" w:rsidRPr="00BF1E26" w:rsidRDefault="00BF1E26" w:rsidP="00BF1E26">
      <w:pPr>
        <w:pBdr>
          <w:top w:val="single" w:sz="4" w:space="1" w:color="auto"/>
          <w:left w:val="single" w:sz="4" w:space="4" w:color="auto"/>
          <w:bottom w:val="single" w:sz="4" w:space="1" w:color="auto"/>
          <w:right w:val="single" w:sz="4" w:space="4" w:color="auto"/>
        </w:pBdr>
        <w:rPr>
          <w:lang w:val="en-US"/>
        </w:rPr>
      </w:pPr>
      <w:proofErr w:type="spellStart"/>
      <w:proofErr w:type="gramStart"/>
      <w:r w:rsidRPr="00BF1E26">
        <w:rPr>
          <w:lang w:val="en-US"/>
        </w:rPr>
        <w:lastRenderedPageBreak/>
        <w:t>findstr</w:t>
      </w:r>
      <w:proofErr w:type="spellEnd"/>
      <w:proofErr w:type="gramEnd"/>
      <w:r w:rsidRPr="00BF1E26">
        <w:rPr>
          <w:lang w:val="en-US"/>
        </w:rPr>
        <w:t xml:space="preserve"> /C:\"</w:t>
      </w:r>
      <w:proofErr w:type="spellStart"/>
      <w:r w:rsidRPr="00BF1E26">
        <w:rPr>
          <w:lang w:val="en-US"/>
        </w:rPr>
        <w:t>acfd_solver</w:t>
      </w:r>
      <w:proofErr w:type="spellEnd"/>
      <w:r w:rsidRPr="00BF1E26">
        <w:rPr>
          <w:lang w:val="en-US"/>
        </w:rPr>
        <w:t>\" CheckLicenses.log</w:t>
      </w:r>
    </w:p>
    <w:p w:rsidR="00BF1E26" w:rsidRPr="00BF1E26" w:rsidRDefault="00BF1E26" w:rsidP="00BF1E26">
      <w:pPr>
        <w:pBdr>
          <w:top w:val="single" w:sz="4" w:space="1" w:color="auto"/>
          <w:left w:val="single" w:sz="4" w:space="4" w:color="auto"/>
          <w:bottom w:val="single" w:sz="4" w:space="1" w:color="auto"/>
          <w:right w:val="single" w:sz="4" w:space="4" w:color="auto"/>
        </w:pBdr>
        <w:rPr>
          <w:lang w:val="en-US"/>
        </w:rPr>
      </w:pPr>
      <w:proofErr w:type="gramStart"/>
      <w:r w:rsidRPr="00BF1E26">
        <w:rPr>
          <w:lang w:val="en-US"/>
        </w:rPr>
        <w:t>if</w:t>
      </w:r>
      <w:proofErr w:type="gramEnd"/>
      <w:r w:rsidRPr="00BF1E26">
        <w:rPr>
          <w:lang w:val="en-US"/>
        </w:rPr>
        <w:t xml:space="preserve"> not </w:t>
      </w:r>
      <w:proofErr w:type="spellStart"/>
      <w:r w:rsidRPr="00BF1E26">
        <w:rPr>
          <w:lang w:val="en-US"/>
        </w:rPr>
        <w:t>errorlevel</w:t>
      </w:r>
      <w:proofErr w:type="spellEnd"/>
      <w:r w:rsidRPr="00BF1E26">
        <w:rPr>
          <w:lang w:val="en-US"/>
        </w:rPr>
        <w:t xml:space="preserve"> 1 set /A a=a+1</w:t>
      </w:r>
    </w:p>
    <w:p w:rsidR="00BF1E26" w:rsidRPr="00BF1E26" w:rsidRDefault="00BF1E26" w:rsidP="00BF1E26">
      <w:pPr>
        <w:pBdr>
          <w:top w:val="single" w:sz="4" w:space="1" w:color="auto"/>
          <w:left w:val="single" w:sz="4" w:space="4" w:color="auto"/>
          <w:bottom w:val="single" w:sz="4" w:space="1" w:color="auto"/>
          <w:right w:val="single" w:sz="4" w:space="4" w:color="auto"/>
        </w:pBdr>
        <w:rPr>
          <w:lang w:val="en-US"/>
        </w:rPr>
      </w:pPr>
      <w:proofErr w:type="gramStart"/>
      <w:r w:rsidRPr="00BF1E26">
        <w:rPr>
          <w:lang w:val="en-US"/>
        </w:rPr>
        <w:t>echo</w:t>
      </w:r>
      <w:proofErr w:type="gramEnd"/>
      <w:r w:rsidRPr="00BF1E26">
        <w:rPr>
          <w:lang w:val="en-US"/>
        </w:rPr>
        <w:t xml:space="preserve"> %a% licenses </w:t>
      </w:r>
      <w:proofErr w:type="spellStart"/>
      <w:r w:rsidRPr="00BF1E26">
        <w:rPr>
          <w:lang w:val="en-US"/>
        </w:rPr>
        <w:t>prises</w:t>
      </w:r>
      <w:proofErr w:type="spellEnd"/>
    </w:p>
    <w:p w:rsidR="00BF1E26" w:rsidRPr="00BF1E26" w:rsidRDefault="00BF1E26" w:rsidP="00BF1E26">
      <w:pPr>
        <w:pBdr>
          <w:top w:val="single" w:sz="4" w:space="1" w:color="auto"/>
          <w:left w:val="single" w:sz="4" w:space="4" w:color="auto"/>
          <w:bottom w:val="single" w:sz="4" w:space="1" w:color="auto"/>
          <w:right w:val="single" w:sz="4" w:space="4" w:color="auto"/>
        </w:pBdr>
        <w:rPr>
          <w:lang w:val="en-US"/>
        </w:rPr>
      </w:pPr>
    </w:p>
    <w:p w:rsidR="00BF1E26" w:rsidRPr="00BF1E26" w:rsidRDefault="00BF1E26" w:rsidP="00BF1E26">
      <w:pPr>
        <w:pBdr>
          <w:top w:val="single" w:sz="4" w:space="1" w:color="auto"/>
          <w:left w:val="single" w:sz="4" w:space="4" w:color="auto"/>
          <w:bottom w:val="single" w:sz="4" w:space="1" w:color="auto"/>
          <w:right w:val="single" w:sz="4" w:space="4" w:color="auto"/>
        </w:pBdr>
        <w:rPr>
          <w:lang w:val="en-US"/>
        </w:rPr>
      </w:pPr>
      <w:proofErr w:type="gramStart"/>
      <w:r w:rsidRPr="00BF1E26">
        <w:rPr>
          <w:lang w:val="en-US"/>
        </w:rPr>
        <w:t>if</w:t>
      </w:r>
      <w:proofErr w:type="gramEnd"/>
      <w:r w:rsidRPr="00BF1E26">
        <w:rPr>
          <w:lang w:val="en-US"/>
        </w:rPr>
        <w:t xml:space="preserve"> %a%==2 </w:t>
      </w:r>
      <w:proofErr w:type="spellStart"/>
      <w:r w:rsidRPr="00BF1E26">
        <w:rPr>
          <w:lang w:val="en-US"/>
        </w:rPr>
        <w:t>goto:boucle</w:t>
      </w:r>
      <w:proofErr w:type="spellEnd"/>
    </w:p>
    <w:p w:rsidR="00BF1E26" w:rsidRPr="0028114C" w:rsidRDefault="00BF1E26" w:rsidP="00BF1E26">
      <w:pPr>
        <w:pBdr>
          <w:top w:val="single" w:sz="4" w:space="1" w:color="auto"/>
          <w:left w:val="single" w:sz="4" w:space="4" w:color="auto"/>
          <w:bottom w:val="single" w:sz="4" w:space="1" w:color="auto"/>
          <w:right w:val="single" w:sz="4" w:space="4" w:color="auto"/>
        </w:pBdr>
        <w:rPr>
          <w:lang w:val="en-US"/>
        </w:rPr>
      </w:pPr>
      <w:proofErr w:type="gramStart"/>
      <w:r w:rsidRPr="0028114C">
        <w:rPr>
          <w:lang w:val="en-US"/>
        </w:rPr>
        <w:t>python</w:t>
      </w:r>
      <w:proofErr w:type="gramEnd"/>
      <w:r w:rsidRPr="0028114C">
        <w:rPr>
          <w:lang w:val="en-US"/>
        </w:rPr>
        <w:t xml:space="preserve"> Optimisation_Workbench_</w:t>
      </w:r>
      <w:del w:id="167" w:author="Delphine DEPEYRAS" w:date="2016-10-26T12:12:00Z">
        <w:r w:rsidRPr="0028114C" w:rsidDel="00F91499">
          <w:rPr>
            <w:lang w:val="en-US"/>
          </w:rPr>
          <w:delText>Fluent</w:delText>
        </w:r>
      </w:del>
      <w:ins w:id="168" w:author="Delphine DEPEYRAS" w:date="2016-10-26T12:12:00Z">
        <w:r w:rsidR="00F91499">
          <w:rPr>
            <w:lang w:val="en-US"/>
          </w:rPr>
          <w:t>Fluent</w:t>
        </w:r>
      </w:ins>
      <w:r w:rsidRPr="0028114C">
        <w:rPr>
          <w:lang w:val="en-US"/>
        </w:rPr>
        <w:t>.py</w:t>
      </w:r>
    </w:p>
    <w:p w:rsidR="00BF1E26" w:rsidRPr="0028114C" w:rsidRDefault="00BF1E26" w:rsidP="00BF1E26">
      <w:pPr>
        <w:pBdr>
          <w:top w:val="single" w:sz="4" w:space="1" w:color="auto"/>
          <w:left w:val="single" w:sz="4" w:space="4" w:color="auto"/>
          <w:bottom w:val="single" w:sz="4" w:space="1" w:color="auto"/>
          <w:right w:val="single" w:sz="4" w:space="4" w:color="auto"/>
        </w:pBdr>
        <w:rPr>
          <w:lang w:val="en-US"/>
        </w:rPr>
      </w:pPr>
      <w:proofErr w:type="gramStart"/>
      <w:r w:rsidRPr="0028114C">
        <w:rPr>
          <w:lang w:val="en-US"/>
        </w:rPr>
        <w:t>pause</w:t>
      </w:r>
      <w:proofErr w:type="gramEnd"/>
    </w:p>
    <w:sectPr w:rsidR="00BF1E26" w:rsidRPr="0028114C" w:rsidSect="002D693D">
      <w:type w:val="continuous"/>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Guillaume RUIZ" w:date="2016-10-28T11:21:00Z" w:initials="GR">
    <w:p w:rsidR="003F2299" w:rsidRDefault="003F2299">
      <w:pPr>
        <w:pStyle w:val="Commentaire"/>
      </w:pPr>
      <w:r>
        <w:rPr>
          <w:rStyle w:val="Marquedecommentaire"/>
        </w:rPr>
        <w:annotationRef/>
      </w:r>
      <w:r>
        <w:t>Est-ce vraiment nécessaire de donner cet exemple. Par ailleurs, la formulation est un peu lourde, avec plusieurs répétitions.</w:t>
      </w:r>
    </w:p>
  </w:comment>
  <w:comment w:id="27" w:author="Guillaume RUIZ" w:date="2016-10-28T11:38:00Z" w:initials="GR">
    <w:p w:rsidR="003F2299" w:rsidRDefault="003F2299">
      <w:pPr>
        <w:pStyle w:val="Commentaire"/>
      </w:pPr>
      <w:r>
        <w:rPr>
          <w:rStyle w:val="Marquedecommentaire"/>
        </w:rPr>
        <w:annotationRef/>
      </w:r>
      <w:r>
        <w:t>J’aurais plutôt dit mathématiques…applicables à des problèmes linéaires. Ainsi ces algorithmes traitent…</w:t>
      </w:r>
    </w:p>
  </w:comment>
  <w:comment w:id="42" w:author="Guillaume RUIZ" w:date="2016-10-28T11:45:00Z" w:initials="GR">
    <w:p w:rsidR="003F2299" w:rsidRDefault="003F2299">
      <w:pPr>
        <w:pStyle w:val="Commentaire"/>
      </w:pPr>
      <w:r>
        <w:rPr>
          <w:rStyle w:val="Marquedecommentaire"/>
        </w:rPr>
        <w:annotationRef/>
      </w:r>
      <w:r>
        <w:t>Un seul objectif : simplifier l’application des méthodes/outils d’optimisation à la majorité des problèmes industriels.</w:t>
      </w:r>
    </w:p>
    <w:p w:rsidR="003F2299" w:rsidRDefault="003F2299">
      <w:pPr>
        <w:pStyle w:val="Commentaire"/>
      </w:pPr>
      <w:r>
        <w:t>Pour faire cela, il faut en effet répondre à plusieurs questions qui sont</w:t>
      </w:r>
    </w:p>
    <w:p w:rsidR="003F2299" w:rsidRDefault="003F2299">
      <w:pPr>
        <w:pStyle w:val="Commentaire"/>
      </w:pPr>
      <w:r>
        <w:t>Quels sont les algorithmes les plus efficaces pour résoudre nos problématiques.</w:t>
      </w:r>
    </w:p>
    <w:p w:rsidR="003F2299" w:rsidRDefault="003F2299">
      <w:pPr>
        <w:pStyle w:val="Commentaire"/>
      </w:pPr>
      <w:r>
        <w:t>Quels sont les outils les plus adaptés à une mise en œuvre rapide.</w:t>
      </w:r>
    </w:p>
    <w:p w:rsidR="003F2299" w:rsidRDefault="003F2299">
      <w:pPr>
        <w:pStyle w:val="Commentaire"/>
      </w:pPr>
      <w:r>
        <w:t>Cette démarche passe donc par une évaluation qualitative (état de l’art…) puis quantitative, avec l’application à des cas concrets.</w:t>
      </w:r>
    </w:p>
    <w:p w:rsidR="003F2299" w:rsidRDefault="003F2299">
      <w:pPr>
        <w:pStyle w:val="Commentaire"/>
      </w:pPr>
    </w:p>
  </w:comment>
  <w:comment w:id="69" w:author="Guillaume RUIZ" w:date="2016-10-28T11:52:00Z" w:initials="GR">
    <w:p w:rsidR="003F2299" w:rsidRDefault="003F2299" w:rsidP="000D0F2D">
      <w:pPr>
        <w:pStyle w:val="Commentaire"/>
      </w:pPr>
      <w:r>
        <w:rPr>
          <w:rStyle w:val="Marquedecommentaire"/>
        </w:rPr>
        <w:annotationRef/>
      </w:r>
      <w:r w:rsidRPr="000D0F2D">
        <w:rPr>
          <w:b/>
        </w:rPr>
        <w:t>NE SURTOUT PAS CITER LA ROTULE EP4 !!!!</w:t>
      </w:r>
      <w:r>
        <w:t xml:space="preserve"> CONFIDENTIEL</w:t>
      </w:r>
    </w:p>
    <w:p w:rsidR="003F2299" w:rsidRDefault="003F2299" w:rsidP="000D0F2D">
      <w:pPr>
        <w:pStyle w:val="Commentaire"/>
      </w:pPr>
      <w:r>
        <w:t xml:space="preserve">Parler de système </w:t>
      </w:r>
      <w:proofErr w:type="spellStart"/>
      <w:r>
        <w:t>rotulé</w:t>
      </w:r>
      <w:proofErr w:type="spellEnd"/>
    </w:p>
  </w:comment>
  <w:comment w:id="70" w:author="Guillaume RUIZ" w:date="2016-10-28T14:16:00Z" w:initials="GR">
    <w:p w:rsidR="003F2299" w:rsidRDefault="003F2299">
      <w:pPr>
        <w:pStyle w:val="Commentaire"/>
      </w:pPr>
      <w:r>
        <w:rPr>
          <w:rStyle w:val="Marquedecommentaire"/>
        </w:rPr>
        <w:annotationRef/>
      </w:r>
      <w:r>
        <w:t>Tu peux également utiliser la figure 11, voire un schéma, pour bien identifier la pièce qui pivote, comment s’effectue la rotation, l’axe d’</w:t>
      </w:r>
      <w:proofErr w:type="spellStart"/>
      <w:r>
        <w:t>axisymétrie</w:t>
      </w:r>
      <w:proofErr w:type="spellEnd"/>
      <w:r>
        <w:t>,…</w:t>
      </w:r>
    </w:p>
  </w:comment>
  <w:comment w:id="85" w:author="Guillaume RUIZ" w:date="2016-10-28T14:06:00Z" w:initials="GR">
    <w:p w:rsidR="003F2299" w:rsidRDefault="003F2299">
      <w:pPr>
        <w:pStyle w:val="Commentaire"/>
      </w:pPr>
      <w:r>
        <w:rPr>
          <w:rStyle w:val="Marquedecommentaire"/>
        </w:rPr>
        <w:annotationRef/>
      </w:r>
      <w:r>
        <w:t xml:space="preserve">Eviter tant que possible les valeurs chiffrées. De plus, ce n’est pas assez précis comme formulation. </w:t>
      </w:r>
    </w:p>
    <w:p w:rsidR="003F2299" w:rsidRDefault="003F2299">
      <w:pPr>
        <w:pStyle w:val="Commentaire"/>
      </w:pPr>
      <w:r>
        <w:t>Préciser plutôt qu’il s’agit d’un essai de débattement angulaire (piloté par un vérin), alors que la rotule est chauffée. Cet essai permet donc d’observer le comportement global du système, et notamment les effets du frottement, de la dilatation différentielle,…</w:t>
      </w:r>
    </w:p>
  </w:comment>
  <w:comment w:id="89" w:author="Guillaume RUIZ" w:date="2016-10-28T14:09:00Z" w:initials="GR">
    <w:p w:rsidR="003F2299" w:rsidRDefault="003F2299">
      <w:pPr>
        <w:pStyle w:val="Commentaire"/>
      </w:pPr>
      <w:r>
        <w:rPr>
          <w:rStyle w:val="Marquedecommentaire"/>
        </w:rPr>
        <w:annotationRef/>
      </w:r>
      <w:r>
        <w:t>Pas très français.</w:t>
      </w:r>
    </w:p>
    <w:p w:rsidR="003F2299" w:rsidRDefault="003F2299" w:rsidP="008870F9">
      <w:pPr>
        <w:pStyle w:val="Commentaire"/>
        <w:numPr>
          <w:ilvl w:val="0"/>
          <w:numId w:val="66"/>
        </w:numPr>
      </w:pPr>
      <w:r>
        <w:t xml:space="preserve">Un modèle 2D </w:t>
      </w:r>
      <w:proofErr w:type="spellStart"/>
      <w:r>
        <w:t>axi-symétrique</w:t>
      </w:r>
      <w:proofErr w:type="spellEnd"/>
      <w:r>
        <w:t xml:space="preserve"> a été réalisé.</w:t>
      </w:r>
    </w:p>
  </w:comment>
  <w:comment w:id="90" w:author="Guillaume RUIZ" w:date="2016-10-28T14:11:00Z" w:initials="GR">
    <w:p w:rsidR="003F2299" w:rsidRDefault="003F2299">
      <w:pPr>
        <w:pStyle w:val="Commentaire"/>
      </w:pPr>
      <w:r>
        <w:rPr>
          <w:rStyle w:val="Marquedecommentaire"/>
        </w:rPr>
        <w:annotationRef/>
      </w:r>
      <w:r>
        <w:t>Hors contexte, ce n’est pas compréhensible :</w:t>
      </w:r>
    </w:p>
    <w:p w:rsidR="003F2299" w:rsidRDefault="003F2299" w:rsidP="008870F9">
      <w:pPr>
        <w:pStyle w:val="Commentaire"/>
        <w:numPr>
          <w:ilvl w:val="0"/>
          <w:numId w:val="66"/>
        </w:numPr>
      </w:pPr>
      <w:r>
        <w:t xml:space="preserve"> échantillonnage des températures à quelques instants jugés pertinents.</w:t>
      </w:r>
    </w:p>
  </w:comment>
  <w:comment w:id="91" w:author="Guillaume RUIZ" w:date="2016-10-28T14:19:00Z" w:initials="GR">
    <w:p w:rsidR="003F2299" w:rsidRDefault="003F2299">
      <w:pPr>
        <w:pStyle w:val="Commentaire"/>
      </w:pPr>
      <w:r>
        <w:rPr>
          <w:rStyle w:val="Marquedecommentaire"/>
        </w:rPr>
        <w:annotationRef/>
      </w:r>
      <w:r>
        <w:t xml:space="preserve">Qu’est-ce que tu entends par là ? Tu parles de </w:t>
      </w:r>
      <w:proofErr w:type="gramStart"/>
      <w:r>
        <w:t>l’essais</w:t>
      </w:r>
      <w:proofErr w:type="gramEnd"/>
      <w:r>
        <w:t xml:space="preserve"> ou de la solution technique pour mettre en œuvre la boucle d’optimisation ?</w:t>
      </w:r>
    </w:p>
  </w:comment>
  <w:comment w:id="93" w:author="Guillaume RUIZ" w:date="2016-10-28T14:24:00Z" w:initials="GR">
    <w:p w:rsidR="003F2299" w:rsidRDefault="003F2299">
      <w:pPr>
        <w:pStyle w:val="Commentaire"/>
      </w:pPr>
      <w:r>
        <w:rPr>
          <w:rStyle w:val="Marquedecommentaire"/>
        </w:rPr>
        <w:annotationRef/>
      </w:r>
      <w:proofErr w:type="spellStart"/>
      <w:r>
        <w:t>Ca</w:t>
      </w:r>
      <w:proofErr w:type="spellEnd"/>
      <w:r>
        <w:t xml:space="preserve"> ne fait pas très pro.  Parle plutôt de la complexité de recaler en effet le modèle 2D, des fortes incertitudes sur les données d’entrée, de la connaissance à priori du modèle,… qui ont conduit à favoriser une plage assez large. Tu peux aussi dire que cela s’inscrit dans la démarche d’évaluation des algorithmes, et qu’il s’agit d’un bon moyen d’observer leur comportement dans des conditions initiales pouvant être éloignées de la solution finale.</w:t>
      </w:r>
    </w:p>
    <w:p w:rsidR="003F2299" w:rsidRDefault="003F2299">
      <w:pPr>
        <w:pStyle w:val="Commentaire"/>
      </w:pPr>
      <w:r>
        <w:t>Bref, prend le temps de bien reprendre du recul sur la démarche.</w:t>
      </w:r>
    </w:p>
  </w:comment>
  <w:comment w:id="94" w:author="Guillaume RUIZ" w:date="2016-10-28T14:24:00Z" w:initials="GR">
    <w:p w:rsidR="003F2299" w:rsidRDefault="003F2299">
      <w:pPr>
        <w:pStyle w:val="Commentaire"/>
      </w:pPr>
      <w:r>
        <w:rPr>
          <w:rStyle w:val="Marquedecommentaire"/>
        </w:rPr>
        <w:annotationRef/>
      </w:r>
      <w:r>
        <w:t>???</w:t>
      </w:r>
    </w:p>
  </w:comment>
  <w:comment w:id="96" w:author="Guillaume RUIZ" w:date="2016-10-28T15:12:00Z" w:initials="GR">
    <w:p w:rsidR="003F2299" w:rsidRDefault="003F2299">
      <w:pPr>
        <w:pStyle w:val="Commentaire"/>
      </w:pPr>
      <w:r>
        <w:rPr>
          <w:rStyle w:val="Marquedecommentaire"/>
        </w:rPr>
        <w:annotationRef/>
      </w:r>
      <w:r>
        <w:t>A quel moment tu parles de la recombinaison des valeurs entre les différents capteurs ?</w:t>
      </w:r>
    </w:p>
  </w:comment>
  <w:comment w:id="97" w:author="Guillaume RUIZ" w:date="2016-10-28T14:44:00Z" w:initials="GR">
    <w:p w:rsidR="003F2299" w:rsidRDefault="003F2299">
      <w:pPr>
        <w:pStyle w:val="Commentaire"/>
      </w:pPr>
      <w:r>
        <w:rPr>
          <w:rStyle w:val="Marquedecommentaire"/>
        </w:rPr>
        <w:annotationRef/>
      </w:r>
      <w:r>
        <w:t xml:space="preserve">Pourquoi ne pas en détailler les raisons avant de rentrer directement dans une formule mathématique ? </w:t>
      </w:r>
    </w:p>
    <w:p w:rsidR="003F2299" w:rsidRDefault="003F2299">
      <w:pPr>
        <w:pStyle w:val="Commentaire"/>
      </w:pPr>
      <w:r>
        <w:t>Parler également avant de présenter ces tests de leur intérêt de manière générale : comme mettre en évidence de potentielles valeurs erronées (comme des problèmes de capteurs),...</w:t>
      </w:r>
    </w:p>
  </w:comment>
  <w:comment w:id="100" w:author="Guillaume RUIZ" w:date="2016-10-28T14:55:00Z" w:initials="GR">
    <w:p w:rsidR="003F2299" w:rsidRDefault="003F2299">
      <w:pPr>
        <w:pStyle w:val="Commentaire"/>
      </w:pPr>
      <w:r>
        <w:rPr>
          <w:rStyle w:val="Marquedecommentaire"/>
        </w:rPr>
        <w:annotationRef/>
      </w:r>
      <w:r>
        <w:t>CA serait quand même bien de préciser qu’il y a aussi un regard critique de l’ingénieur sur les solutions (notamment celles en écart avec l’attendu)</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2299" w:rsidRDefault="003F2299" w:rsidP="00842B75">
      <w:pPr>
        <w:spacing w:after="0" w:line="240" w:lineRule="auto"/>
      </w:pPr>
      <w:r>
        <w:separator/>
      </w:r>
    </w:p>
  </w:endnote>
  <w:endnote w:type="continuationSeparator" w:id="0">
    <w:p w:rsidR="003F2299" w:rsidRDefault="003F2299" w:rsidP="00842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FRM1000">
    <w:panose1 w:val="00000000000000000000"/>
    <w:charset w:val="00"/>
    <w:family w:val="auto"/>
    <w:notTrueType/>
    <w:pitch w:val="default"/>
    <w:sig w:usb0="00000003" w:usb1="00000000" w:usb2="00000000" w:usb3="00000000" w:csb0="00000001" w:csb1="00000000"/>
  </w:font>
  <w:font w:name="CMMIB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MI7">
    <w:altName w:val="Times New Roman"/>
    <w:panose1 w:val="00000000000000000000"/>
    <w:charset w:val="A1"/>
    <w:family w:val="auto"/>
    <w:notTrueType/>
    <w:pitch w:val="default"/>
    <w:sig w:usb0="00000081" w:usb1="00000000" w:usb2="00000000" w:usb3="00000000" w:csb0="00000008" w:csb1="00000000"/>
  </w:font>
  <w:font w:name="F16">
    <w:panose1 w:val="00000000000000000000"/>
    <w:charset w:val="00"/>
    <w:family w:val="swiss"/>
    <w:notTrueType/>
    <w:pitch w:val="default"/>
    <w:sig w:usb0="00000003" w:usb1="00000000" w:usb2="00000000" w:usb3="00000000" w:csb0="00000001" w:csb1="00000000"/>
  </w:font>
  <w:font w:name="F55">
    <w:panose1 w:val="00000000000000000000"/>
    <w:charset w:val="00"/>
    <w:family w:val="swiss"/>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9133591"/>
      <w:docPartObj>
        <w:docPartGallery w:val="Page Numbers (Bottom of Page)"/>
        <w:docPartUnique/>
      </w:docPartObj>
    </w:sdtPr>
    <w:sdtContent>
      <w:p w:rsidR="003F2299" w:rsidRDefault="003F2299">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14:anchorId="7F8F2A0E" wp14:editId="324D4A21">
                  <wp:simplePos x="0" y="0"/>
                  <wp:positionH relativeFrom="rightMargin">
                    <wp:align>center</wp:align>
                  </wp:positionH>
                  <wp:positionV relativeFrom="bottomMargin">
                    <wp:align>center</wp:align>
                  </wp:positionV>
                  <wp:extent cx="512445" cy="441325"/>
                  <wp:effectExtent l="0" t="0" r="1905" b="0"/>
                  <wp:wrapNone/>
                  <wp:docPr id="2" name="Organigramme : Alternativ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3F2299" w:rsidRDefault="003F2299">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4F49D5" w:rsidRPr="004F49D5">
                                <w:rPr>
                                  <w:noProof/>
                                  <w:sz w:val="28"/>
                                  <w:szCs w:val="28"/>
                                </w:rPr>
                                <w:t>40</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2"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" filled="f" fillcolor="#5c83b4" stroked="f" strokecolor="#737373">
                  <v:textbox>
                    <w:txbxContent>
                      <w:p w:rsidR="003F2299" w:rsidRDefault="003F2299">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4F49D5" w:rsidRPr="004F49D5">
                          <w:rPr>
                            <w:noProof/>
                            <w:sz w:val="28"/>
                            <w:szCs w:val="28"/>
                          </w:rPr>
                          <w:t>40</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2299" w:rsidRDefault="003F2299" w:rsidP="00842B75">
      <w:pPr>
        <w:spacing w:after="0" w:line="240" w:lineRule="auto"/>
      </w:pPr>
      <w:r>
        <w:separator/>
      </w:r>
    </w:p>
  </w:footnote>
  <w:footnote w:type="continuationSeparator" w:id="0">
    <w:p w:rsidR="003F2299" w:rsidRDefault="003F2299" w:rsidP="00842B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56"/>
      <w:gridCol w:w="4646"/>
    </w:tblGrid>
    <w:tr w:rsidR="003F2299">
      <w:trPr>
        <w:jc w:val="center"/>
      </w:trPr>
      <w:sdt>
        <w:sdtPr>
          <w:rPr>
            <w:caps/>
            <w:color w:val="FFFFFF" w:themeColor="background1"/>
            <w:sz w:val="18"/>
            <w:szCs w:val="18"/>
          </w:rPr>
          <w:alias w:val="Titre"/>
          <w:tag w:val=""/>
          <w:id w:val="126446070"/>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ED7D31" w:themeFill="accent2"/>
              <w:vAlign w:val="center"/>
            </w:tcPr>
            <w:p w:rsidR="003F2299" w:rsidRDefault="003F2299" w:rsidP="00842B75">
              <w:pPr>
                <w:pStyle w:val="En-tte"/>
                <w:rPr>
                  <w:caps/>
                  <w:color w:val="FFFFFF" w:themeColor="background1"/>
                  <w:sz w:val="18"/>
                  <w:szCs w:val="18"/>
                </w:rPr>
              </w:pPr>
              <w:r>
                <w:rPr>
                  <w:caps/>
                  <w:color w:val="FFFFFF" w:themeColor="background1"/>
                  <w:sz w:val="18"/>
                  <w:szCs w:val="18"/>
                </w:rPr>
                <w:t>Mémoire de PFE</w:t>
              </w:r>
            </w:p>
          </w:tc>
        </w:sdtContent>
      </w:sdt>
      <w:sdt>
        <w:sdtPr>
          <w:rPr>
            <w:caps/>
            <w:color w:val="FFFFFF" w:themeColor="background1"/>
            <w:sz w:val="18"/>
            <w:szCs w:val="18"/>
          </w:rPr>
          <w:alias w:val="Date "/>
          <w:tag w:val=""/>
          <w:id w:val="-1996566397"/>
          <w:dataBinding w:prefixMappings="xmlns:ns0='http://schemas.microsoft.com/office/2006/coverPageProps' " w:xpath="/ns0:CoverPageProperties[1]/ns0:PublishDate[1]" w:storeItemID="{55AF091B-3C7A-41E3-B477-F2FDAA23CFDA}"/>
          <w:date w:fullDate="2016-11-28T00:00:00Z">
            <w:dateFormat w:val="dd/MM/yyyy"/>
            <w:lid w:val="fr-FR"/>
            <w:storeMappedDataAs w:val="dateTime"/>
            <w:calendar w:val="gregorian"/>
          </w:date>
        </w:sdtPr>
        <w:sdtContent>
          <w:tc>
            <w:tcPr>
              <w:tcW w:w="4674" w:type="dxa"/>
              <w:shd w:val="clear" w:color="auto" w:fill="ED7D31" w:themeFill="accent2"/>
              <w:vAlign w:val="center"/>
            </w:tcPr>
            <w:p w:rsidR="003F2299" w:rsidRDefault="003F2299">
              <w:pPr>
                <w:pStyle w:val="En-tte"/>
                <w:jc w:val="right"/>
                <w:rPr>
                  <w:caps/>
                  <w:color w:val="FFFFFF" w:themeColor="background1"/>
                  <w:sz w:val="18"/>
                  <w:szCs w:val="18"/>
                </w:rPr>
              </w:pPr>
              <w:r>
                <w:rPr>
                  <w:caps/>
                  <w:color w:val="FFFFFF" w:themeColor="background1"/>
                  <w:sz w:val="18"/>
                  <w:szCs w:val="18"/>
                </w:rPr>
                <w:t>28/11/2016</w:t>
              </w:r>
            </w:p>
          </w:tc>
        </w:sdtContent>
      </w:sdt>
    </w:tr>
    <w:tr w:rsidR="003F2299">
      <w:trPr>
        <w:trHeight w:hRule="exact" w:val="115"/>
        <w:jc w:val="center"/>
      </w:trPr>
      <w:tc>
        <w:tcPr>
          <w:tcW w:w="4686" w:type="dxa"/>
          <w:shd w:val="clear" w:color="auto" w:fill="5B9BD5" w:themeFill="accent1"/>
          <w:tcMar>
            <w:top w:w="0" w:type="dxa"/>
            <w:bottom w:w="0" w:type="dxa"/>
          </w:tcMar>
        </w:tcPr>
        <w:p w:rsidR="003F2299" w:rsidRDefault="003F2299">
          <w:pPr>
            <w:pStyle w:val="En-tte"/>
            <w:rPr>
              <w:caps/>
              <w:color w:val="FFFFFF" w:themeColor="background1"/>
              <w:sz w:val="18"/>
              <w:szCs w:val="18"/>
            </w:rPr>
          </w:pPr>
        </w:p>
      </w:tc>
      <w:tc>
        <w:tcPr>
          <w:tcW w:w="4674" w:type="dxa"/>
          <w:shd w:val="clear" w:color="auto" w:fill="5B9BD5" w:themeFill="accent1"/>
          <w:tcMar>
            <w:top w:w="0" w:type="dxa"/>
            <w:bottom w:w="0" w:type="dxa"/>
          </w:tcMar>
        </w:tcPr>
        <w:p w:rsidR="003F2299" w:rsidRDefault="003F2299">
          <w:pPr>
            <w:pStyle w:val="En-tte"/>
            <w:rPr>
              <w:caps/>
              <w:color w:val="FFFFFF" w:themeColor="background1"/>
              <w:sz w:val="18"/>
              <w:szCs w:val="18"/>
            </w:rPr>
          </w:pPr>
        </w:p>
      </w:tc>
    </w:tr>
  </w:tbl>
  <w:p w:rsidR="003F2299" w:rsidRDefault="003F229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D5F"/>
    <w:multiLevelType w:val="hybridMultilevel"/>
    <w:tmpl w:val="1BB8E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EF5FEB"/>
    <w:multiLevelType w:val="hybridMultilevel"/>
    <w:tmpl w:val="2188AB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923613"/>
    <w:multiLevelType w:val="hybridMultilevel"/>
    <w:tmpl w:val="668CA67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0472491F"/>
    <w:multiLevelType w:val="hybridMultilevel"/>
    <w:tmpl w:val="BBF684EA"/>
    <w:lvl w:ilvl="0" w:tplc="6482432A">
      <w:start w:val="1"/>
      <w:numFmt w:val="decimal"/>
      <w:lvlText w:val="%1."/>
      <w:lvlJc w:val="left"/>
      <w:pPr>
        <w:ind w:left="1423"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A2F4B36"/>
    <w:multiLevelType w:val="hybridMultilevel"/>
    <w:tmpl w:val="E8104A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AF33A44"/>
    <w:multiLevelType w:val="hybridMultilevel"/>
    <w:tmpl w:val="EF94A56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82F6EB3"/>
    <w:multiLevelType w:val="hybridMultilevel"/>
    <w:tmpl w:val="3C889A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878568F"/>
    <w:multiLevelType w:val="hybridMultilevel"/>
    <w:tmpl w:val="A05C8406"/>
    <w:lvl w:ilvl="0" w:tplc="8140EACE">
      <w:start w:val="1"/>
      <w:numFmt w:val="lowerRoman"/>
      <w:pStyle w:val="Titre6"/>
      <w:lvlText w:val="%1."/>
      <w:lvlJc w:val="righ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nsid w:val="1E6F3EB7"/>
    <w:multiLevelType w:val="hybridMultilevel"/>
    <w:tmpl w:val="8D5ED52A"/>
    <w:lvl w:ilvl="0" w:tplc="040C000F">
      <w:start w:val="1"/>
      <w:numFmt w:val="decimal"/>
      <w:lvlText w:val="%1."/>
      <w:lvlJc w:val="left"/>
      <w:pPr>
        <w:ind w:left="1423" w:hanging="360"/>
      </w:pPr>
    </w:lvl>
    <w:lvl w:ilvl="1" w:tplc="040C0019" w:tentative="1">
      <w:start w:val="1"/>
      <w:numFmt w:val="lowerLetter"/>
      <w:lvlText w:val="%2."/>
      <w:lvlJc w:val="left"/>
      <w:pPr>
        <w:ind w:left="2143" w:hanging="360"/>
      </w:pPr>
    </w:lvl>
    <w:lvl w:ilvl="2" w:tplc="040C001B" w:tentative="1">
      <w:start w:val="1"/>
      <w:numFmt w:val="lowerRoman"/>
      <w:lvlText w:val="%3."/>
      <w:lvlJc w:val="right"/>
      <w:pPr>
        <w:ind w:left="2863" w:hanging="180"/>
      </w:pPr>
    </w:lvl>
    <w:lvl w:ilvl="3" w:tplc="040C000F" w:tentative="1">
      <w:start w:val="1"/>
      <w:numFmt w:val="decimal"/>
      <w:lvlText w:val="%4."/>
      <w:lvlJc w:val="left"/>
      <w:pPr>
        <w:ind w:left="3583" w:hanging="360"/>
      </w:pPr>
    </w:lvl>
    <w:lvl w:ilvl="4" w:tplc="040C0019" w:tentative="1">
      <w:start w:val="1"/>
      <w:numFmt w:val="lowerLetter"/>
      <w:lvlText w:val="%5."/>
      <w:lvlJc w:val="left"/>
      <w:pPr>
        <w:ind w:left="4303" w:hanging="360"/>
      </w:pPr>
    </w:lvl>
    <w:lvl w:ilvl="5" w:tplc="040C001B" w:tentative="1">
      <w:start w:val="1"/>
      <w:numFmt w:val="lowerRoman"/>
      <w:lvlText w:val="%6."/>
      <w:lvlJc w:val="right"/>
      <w:pPr>
        <w:ind w:left="5023" w:hanging="180"/>
      </w:pPr>
    </w:lvl>
    <w:lvl w:ilvl="6" w:tplc="040C000F" w:tentative="1">
      <w:start w:val="1"/>
      <w:numFmt w:val="decimal"/>
      <w:lvlText w:val="%7."/>
      <w:lvlJc w:val="left"/>
      <w:pPr>
        <w:ind w:left="5743" w:hanging="360"/>
      </w:pPr>
    </w:lvl>
    <w:lvl w:ilvl="7" w:tplc="040C0019" w:tentative="1">
      <w:start w:val="1"/>
      <w:numFmt w:val="lowerLetter"/>
      <w:lvlText w:val="%8."/>
      <w:lvlJc w:val="left"/>
      <w:pPr>
        <w:ind w:left="6463" w:hanging="360"/>
      </w:pPr>
    </w:lvl>
    <w:lvl w:ilvl="8" w:tplc="040C001B" w:tentative="1">
      <w:start w:val="1"/>
      <w:numFmt w:val="lowerRoman"/>
      <w:lvlText w:val="%9."/>
      <w:lvlJc w:val="right"/>
      <w:pPr>
        <w:ind w:left="7183" w:hanging="180"/>
      </w:pPr>
    </w:lvl>
  </w:abstractNum>
  <w:abstractNum w:abstractNumId="9">
    <w:nsid w:val="27C74072"/>
    <w:multiLevelType w:val="hybridMultilevel"/>
    <w:tmpl w:val="83B2BCB8"/>
    <w:lvl w:ilvl="0" w:tplc="BAA24B0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7E66FD5"/>
    <w:multiLevelType w:val="hybridMultilevel"/>
    <w:tmpl w:val="73DC4DB2"/>
    <w:lvl w:ilvl="0" w:tplc="A0B4C970">
      <w:start w:val="1"/>
      <w:numFmt w:val="upperLetter"/>
      <w:pStyle w:val="Titre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A6F167A"/>
    <w:multiLevelType w:val="hybridMultilevel"/>
    <w:tmpl w:val="F7FC01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11A651E"/>
    <w:multiLevelType w:val="hybridMultilevel"/>
    <w:tmpl w:val="EFD684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15D01DF"/>
    <w:multiLevelType w:val="hybridMultilevel"/>
    <w:tmpl w:val="D5BAF9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222792F"/>
    <w:multiLevelType w:val="hybridMultilevel"/>
    <w:tmpl w:val="83C463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2EE04A7"/>
    <w:multiLevelType w:val="hybridMultilevel"/>
    <w:tmpl w:val="3C668F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95400C1"/>
    <w:multiLevelType w:val="hybridMultilevel"/>
    <w:tmpl w:val="26B66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BA61476"/>
    <w:multiLevelType w:val="hybridMultilevel"/>
    <w:tmpl w:val="60CE46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C123A0D"/>
    <w:multiLevelType w:val="hybridMultilevel"/>
    <w:tmpl w:val="815A01D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D9704E1"/>
    <w:multiLevelType w:val="hybridMultilevel"/>
    <w:tmpl w:val="CED8E7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8D2F6B"/>
    <w:multiLevelType w:val="hybridMultilevel"/>
    <w:tmpl w:val="A02C1FE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nsid w:val="441C1E81"/>
    <w:multiLevelType w:val="hybridMultilevel"/>
    <w:tmpl w:val="01322B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4984829"/>
    <w:multiLevelType w:val="hybridMultilevel"/>
    <w:tmpl w:val="820ED158"/>
    <w:lvl w:ilvl="0" w:tplc="92DEF6E0">
      <w:start w:val="1"/>
      <w:numFmt w:val="lowerLetter"/>
      <w:pStyle w:val="Titr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5271B6A"/>
    <w:multiLevelType w:val="hybridMultilevel"/>
    <w:tmpl w:val="C5C0D1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60B5980"/>
    <w:multiLevelType w:val="hybridMultilevel"/>
    <w:tmpl w:val="A9A6F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A633F2"/>
    <w:multiLevelType w:val="hybridMultilevel"/>
    <w:tmpl w:val="0C82349C"/>
    <w:lvl w:ilvl="0" w:tplc="BAA24B0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A3F1576"/>
    <w:multiLevelType w:val="hybridMultilevel"/>
    <w:tmpl w:val="209ED4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A461F2F"/>
    <w:multiLevelType w:val="hybridMultilevel"/>
    <w:tmpl w:val="2DE4C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C2C7922"/>
    <w:multiLevelType w:val="hybridMultilevel"/>
    <w:tmpl w:val="D3202F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C9F2E18"/>
    <w:multiLevelType w:val="hybridMultilevel"/>
    <w:tmpl w:val="FCD65CE6"/>
    <w:lvl w:ilvl="0" w:tplc="2A381C60">
      <w:start w:val="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FC73DF1"/>
    <w:multiLevelType w:val="hybridMultilevel"/>
    <w:tmpl w:val="10D4FB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FDA2D2C"/>
    <w:multiLevelType w:val="hybridMultilevel"/>
    <w:tmpl w:val="472497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3F76708"/>
    <w:multiLevelType w:val="hybridMultilevel"/>
    <w:tmpl w:val="C1B4C128"/>
    <w:lvl w:ilvl="0" w:tplc="040C000B">
      <w:start w:val="1"/>
      <w:numFmt w:val="bullet"/>
      <w:lvlText w:val=""/>
      <w:lvlJc w:val="left"/>
      <w:pPr>
        <w:ind w:left="776" w:hanging="360"/>
      </w:pPr>
      <w:rPr>
        <w:rFonts w:ascii="Wingdings" w:hAnsi="Wingdings" w:hint="default"/>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33">
    <w:nsid w:val="543D756D"/>
    <w:multiLevelType w:val="hybridMultilevel"/>
    <w:tmpl w:val="5AA25F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EEE24C8"/>
    <w:multiLevelType w:val="hybridMultilevel"/>
    <w:tmpl w:val="88386D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F6329A4"/>
    <w:multiLevelType w:val="hybridMultilevel"/>
    <w:tmpl w:val="834203E6"/>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36">
    <w:nsid w:val="63435286"/>
    <w:multiLevelType w:val="hybridMultilevel"/>
    <w:tmpl w:val="474A48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4474F07"/>
    <w:multiLevelType w:val="hybridMultilevel"/>
    <w:tmpl w:val="06D6C1E2"/>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38">
    <w:nsid w:val="64BF3243"/>
    <w:multiLevelType w:val="hybridMultilevel"/>
    <w:tmpl w:val="E39A0AD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nsid w:val="654678AC"/>
    <w:multiLevelType w:val="hybridMultilevel"/>
    <w:tmpl w:val="7812E042"/>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0">
    <w:nsid w:val="66E81444"/>
    <w:multiLevelType w:val="hybridMultilevel"/>
    <w:tmpl w:val="26ACECC0"/>
    <w:lvl w:ilvl="0" w:tplc="1C68477E">
      <w:start w:val="1"/>
      <w:numFmt w:val="upperRoman"/>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6F862AAB"/>
    <w:multiLevelType w:val="hybridMultilevel"/>
    <w:tmpl w:val="5C105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01E752A"/>
    <w:multiLevelType w:val="hybridMultilevel"/>
    <w:tmpl w:val="59768A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4E429F4"/>
    <w:multiLevelType w:val="hybridMultilevel"/>
    <w:tmpl w:val="77E87B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666734F"/>
    <w:multiLevelType w:val="hybridMultilevel"/>
    <w:tmpl w:val="FA5A04B0"/>
    <w:lvl w:ilvl="0" w:tplc="46324628">
      <w:start w:val="1"/>
      <w:numFmt w:val="decimal"/>
      <w:pStyle w:val="Titre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7E600C42"/>
    <w:multiLevelType w:val="hybridMultilevel"/>
    <w:tmpl w:val="D9647F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7F094C23"/>
    <w:multiLevelType w:val="hybridMultilevel"/>
    <w:tmpl w:val="48D20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42"/>
  </w:num>
  <w:num w:numId="3">
    <w:abstractNumId w:val="21"/>
  </w:num>
  <w:num w:numId="4">
    <w:abstractNumId w:val="34"/>
  </w:num>
  <w:num w:numId="5">
    <w:abstractNumId w:val="45"/>
  </w:num>
  <w:num w:numId="6">
    <w:abstractNumId w:val="32"/>
  </w:num>
  <w:num w:numId="7">
    <w:abstractNumId w:val="1"/>
  </w:num>
  <w:num w:numId="8">
    <w:abstractNumId w:val="26"/>
  </w:num>
  <w:num w:numId="9">
    <w:abstractNumId w:val="14"/>
  </w:num>
  <w:num w:numId="10">
    <w:abstractNumId w:val="38"/>
  </w:num>
  <w:num w:numId="11">
    <w:abstractNumId w:val="46"/>
  </w:num>
  <w:num w:numId="12">
    <w:abstractNumId w:val="27"/>
  </w:num>
  <w:num w:numId="13">
    <w:abstractNumId w:val="43"/>
  </w:num>
  <w:num w:numId="14">
    <w:abstractNumId w:val="17"/>
  </w:num>
  <w:num w:numId="15">
    <w:abstractNumId w:val="30"/>
  </w:num>
  <w:num w:numId="16">
    <w:abstractNumId w:val="37"/>
  </w:num>
  <w:num w:numId="17">
    <w:abstractNumId w:val="23"/>
  </w:num>
  <w:num w:numId="18">
    <w:abstractNumId w:val="20"/>
  </w:num>
  <w:num w:numId="19">
    <w:abstractNumId w:val="28"/>
  </w:num>
  <w:num w:numId="20">
    <w:abstractNumId w:val="35"/>
  </w:num>
  <w:num w:numId="21">
    <w:abstractNumId w:val="39"/>
  </w:num>
  <w:num w:numId="22">
    <w:abstractNumId w:val="16"/>
  </w:num>
  <w:num w:numId="23">
    <w:abstractNumId w:val="12"/>
  </w:num>
  <w:num w:numId="24">
    <w:abstractNumId w:val="4"/>
  </w:num>
  <w:num w:numId="25">
    <w:abstractNumId w:val="36"/>
  </w:num>
  <w:num w:numId="26">
    <w:abstractNumId w:val="8"/>
  </w:num>
  <w:num w:numId="27">
    <w:abstractNumId w:val="25"/>
  </w:num>
  <w:num w:numId="28">
    <w:abstractNumId w:val="9"/>
  </w:num>
  <w:num w:numId="29">
    <w:abstractNumId w:val="2"/>
  </w:num>
  <w:num w:numId="30">
    <w:abstractNumId w:val="15"/>
  </w:num>
  <w:num w:numId="31">
    <w:abstractNumId w:val="0"/>
  </w:num>
  <w:num w:numId="32">
    <w:abstractNumId w:val="6"/>
  </w:num>
  <w:num w:numId="33">
    <w:abstractNumId w:val="11"/>
  </w:num>
  <w:num w:numId="34">
    <w:abstractNumId w:val="31"/>
  </w:num>
  <w:num w:numId="35">
    <w:abstractNumId w:val="13"/>
  </w:num>
  <w:num w:numId="36">
    <w:abstractNumId w:val="41"/>
  </w:num>
  <w:num w:numId="37">
    <w:abstractNumId w:val="3"/>
  </w:num>
  <w:num w:numId="38">
    <w:abstractNumId w:val="5"/>
  </w:num>
  <w:num w:numId="39">
    <w:abstractNumId w:val="18"/>
  </w:num>
  <w:num w:numId="40">
    <w:abstractNumId w:val="40"/>
  </w:num>
  <w:num w:numId="41">
    <w:abstractNumId w:val="10"/>
  </w:num>
  <w:num w:numId="42">
    <w:abstractNumId w:val="44"/>
  </w:num>
  <w:num w:numId="43">
    <w:abstractNumId w:val="22"/>
  </w:num>
  <w:num w:numId="44">
    <w:abstractNumId w:val="7"/>
  </w:num>
  <w:num w:numId="45">
    <w:abstractNumId w:val="44"/>
    <w:lvlOverride w:ilvl="0">
      <w:startOverride w:val="1"/>
    </w:lvlOverride>
  </w:num>
  <w:num w:numId="46">
    <w:abstractNumId w:val="44"/>
    <w:lvlOverride w:ilvl="0">
      <w:startOverride w:val="1"/>
    </w:lvlOverride>
  </w:num>
  <w:num w:numId="47">
    <w:abstractNumId w:val="22"/>
    <w:lvlOverride w:ilvl="0">
      <w:startOverride w:val="1"/>
    </w:lvlOverride>
  </w:num>
  <w:num w:numId="48">
    <w:abstractNumId w:val="7"/>
    <w:lvlOverride w:ilvl="0">
      <w:startOverride w:val="1"/>
    </w:lvlOverride>
  </w:num>
  <w:num w:numId="49">
    <w:abstractNumId w:val="44"/>
    <w:lvlOverride w:ilvl="0">
      <w:startOverride w:val="1"/>
    </w:lvlOverride>
  </w:num>
  <w:num w:numId="50">
    <w:abstractNumId w:val="22"/>
    <w:lvlOverride w:ilvl="0">
      <w:startOverride w:val="1"/>
    </w:lvlOverride>
  </w:num>
  <w:num w:numId="51">
    <w:abstractNumId w:val="7"/>
    <w:lvlOverride w:ilvl="0">
      <w:startOverride w:val="1"/>
    </w:lvlOverride>
  </w:num>
  <w:num w:numId="52">
    <w:abstractNumId w:val="7"/>
    <w:lvlOverride w:ilvl="0">
      <w:startOverride w:val="1"/>
    </w:lvlOverride>
  </w:num>
  <w:num w:numId="53">
    <w:abstractNumId w:val="10"/>
    <w:lvlOverride w:ilvl="0">
      <w:startOverride w:val="1"/>
    </w:lvlOverride>
  </w:num>
  <w:num w:numId="54">
    <w:abstractNumId w:val="44"/>
    <w:lvlOverride w:ilvl="0">
      <w:startOverride w:val="1"/>
    </w:lvlOverride>
  </w:num>
  <w:num w:numId="55">
    <w:abstractNumId w:val="40"/>
    <w:lvlOverride w:ilvl="0">
      <w:startOverride w:val="1"/>
    </w:lvlOverride>
  </w:num>
  <w:num w:numId="56">
    <w:abstractNumId w:val="40"/>
    <w:lvlOverride w:ilvl="0">
      <w:startOverride w:val="1"/>
    </w:lvlOverride>
  </w:num>
  <w:num w:numId="57">
    <w:abstractNumId w:val="10"/>
    <w:lvlOverride w:ilvl="0">
      <w:startOverride w:val="1"/>
    </w:lvlOverride>
  </w:num>
  <w:num w:numId="58">
    <w:abstractNumId w:val="40"/>
    <w:lvlOverride w:ilvl="0">
      <w:startOverride w:val="1"/>
    </w:lvlOverride>
  </w:num>
  <w:num w:numId="59">
    <w:abstractNumId w:val="10"/>
    <w:lvlOverride w:ilvl="0">
      <w:startOverride w:val="1"/>
    </w:lvlOverride>
  </w:num>
  <w:num w:numId="60">
    <w:abstractNumId w:val="44"/>
    <w:lvlOverride w:ilvl="0">
      <w:startOverride w:val="1"/>
    </w:lvlOverride>
  </w:num>
  <w:num w:numId="61">
    <w:abstractNumId w:val="10"/>
    <w:lvlOverride w:ilvl="0">
      <w:startOverride w:val="1"/>
    </w:lvlOverride>
  </w:num>
  <w:num w:numId="62">
    <w:abstractNumId w:val="44"/>
    <w:lvlOverride w:ilvl="0">
      <w:startOverride w:val="1"/>
    </w:lvlOverride>
  </w:num>
  <w:num w:numId="63">
    <w:abstractNumId w:val="10"/>
    <w:lvlOverride w:ilvl="0">
      <w:startOverride w:val="1"/>
    </w:lvlOverride>
  </w:num>
  <w:num w:numId="64">
    <w:abstractNumId w:val="19"/>
  </w:num>
  <w:num w:numId="65">
    <w:abstractNumId w:val="24"/>
  </w:num>
  <w:num w:numId="66">
    <w:abstractNumId w:val="2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737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1FE6"/>
    <w:rsid w:val="000040C5"/>
    <w:rsid w:val="0000492B"/>
    <w:rsid w:val="00006EE8"/>
    <w:rsid w:val="0000714B"/>
    <w:rsid w:val="000149B4"/>
    <w:rsid w:val="000174DA"/>
    <w:rsid w:val="000250A8"/>
    <w:rsid w:val="00026971"/>
    <w:rsid w:val="00030024"/>
    <w:rsid w:val="00043ECD"/>
    <w:rsid w:val="00046B1E"/>
    <w:rsid w:val="00055D9B"/>
    <w:rsid w:val="00056AA0"/>
    <w:rsid w:val="0006695C"/>
    <w:rsid w:val="00070DC0"/>
    <w:rsid w:val="00074D6C"/>
    <w:rsid w:val="0008635C"/>
    <w:rsid w:val="000866E1"/>
    <w:rsid w:val="00097202"/>
    <w:rsid w:val="000A64A0"/>
    <w:rsid w:val="000A7582"/>
    <w:rsid w:val="000B4862"/>
    <w:rsid w:val="000C043E"/>
    <w:rsid w:val="000C3262"/>
    <w:rsid w:val="000C7370"/>
    <w:rsid w:val="000D0F2D"/>
    <w:rsid w:val="000D5815"/>
    <w:rsid w:val="000D5868"/>
    <w:rsid w:val="000D6F29"/>
    <w:rsid w:val="000D7118"/>
    <w:rsid w:val="000E0A6E"/>
    <w:rsid w:val="000E10B2"/>
    <w:rsid w:val="000E3813"/>
    <w:rsid w:val="000E563E"/>
    <w:rsid w:val="000F5A89"/>
    <w:rsid w:val="00102B49"/>
    <w:rsid w:val="00105B49"/>
    <w:rsid w:val="00111583"/>
    <w:rsid w:val="00112B17"/>
    <w:rsid w:val="00120DD9"/>
    <w:rsid w:val="00127132"/>
    <w:rsid w:val="00131C8B"/>
    <w:rsid w:val="00134F93"/>
    <w:rsid w:val="00140E70"/>
    <w:rsid w:val="00142E5D"/>
    <w:rsid w:val="00152A9C"/>
    <w:rsid w:val="00155F97"/>
    <w:rsid w:val="00157308"/>
    <w:rsid w:val="0016205F"/>
    <w:rsid w:val="0016687D"/>
    <w:rsid w:val="00173DB5"/>
    <w:rsid w:val="00196A94"/>
    <w:rsid w:val="001A2C23"/>
    <w:rsid w:val="001A2D71"/>
    <w:rsid w:val="001A4746"/>
    <w:rsid w:val="001A744F"/>
    <w:rsid w:val="001A7670"/>
    <w:rsid w:val="001B0604"/>
    <w:rsid w:val="001B0DFB"/>
    <w:rsid w:val="001C0FAA"/>
    <w:rsid w:val="001C1FE6"/>
    <w:rsid w:val="001C3407"/>
    <w:rsid w:val="001C39D3"/>
    <w:rsid w:val="001C6005"/>
    <w:rsid w:val="001C75CD"/>
    <w:rsid w:val="001D428B"/>
    <w:rsid w:val="001D6ADB"/>
    <w:rsid w:val="001E00AC"/>
    <w:rsid w:val="001F3ADB"/>
    <w:rsid w:val="001F4554"/>
    <w:rsid w:val="001F581B"/>
    <w:rsid w:val="001F6C7F"/>
    <w:rsid w:val="001F7863"/>
    <w:rsid w:val="0020108E"/>
    <w:rsid w:val="00203E74"/>
    <w:rsid w:val="00215A2F"/>
    <w:rsid w:val="002179BE"/>
    <w:rsid w:val="00220543"/>
    <w:rsid w:val="00221500"/>
    <w:rsid w:val="00227D9C"/>
    <w:rsid w:val="00235D25"/>
    <w:rsid w:val="002370AA"/>
    <w:rsid w:val="002404C4"/>
    <w:rsid w:val="00241660"/>
    <w:rsid w:val="00246C4E"/>
    <w:rsid w:val="00251B87"/>
    <w:rsid w:val="0025205E"/>
    <w:rsid w:val="00265178"/>
    <w:rsid w:val="0028114C"/>
    <w:rsid w:val="00281B10"/>
    <w:rsid w:val="00283AC6"/>
    <w:rsid w:val="00283EA6"/>
    <w:rsid w:val="00287BD5"/>
    <w:rsid w:val="00290E4F"/>
    <w:rsid w:val="0029157D"/>
    <w:rsid w:val="00292CC2"/>
    <w:rsid w:val="002A0DE5"/>
    <w:rsid w:val="002A20E8"/>
    <w:rsid w:val="002A2DC6"/>
    <w:rsid w:val="002A34F6"/>
    <w:rsid w:val="002A48B4"/>
    <w:rsid w:val="002B09C8"/>
    <w:rsid w:val="002B2544"/>
    <w:rsid w:val="002C3A61"/>
    <w:rsid w:val="002C43D7"/>
    <w:rsid w:val="002D4CC4"/>
    <w:rsid w:val="002D693D"/>
    <w:rsid w:val="002D7656"/>
    <w:rsid w:val="002E1AC2"/>
    <w:rsid w:val="002E1B3A"/>
    <w:rsid w:val="002E30D2"/>
    <w:rsid w:val="002E5FE1"/>
    <w:rsid w:val="002F2D75"/>
    <w:rsid w:val="00300085"/>
    <w:rsid w:val="0030279E"/>
    <w:rsid w:val="00316EA7"/>
    <w:rsid w:val="003204E9"/>
    <w:rsid w:val="00324CA4"/>
    <w:rsid w:val="00332B87"/>
    <w:rsid w:val="00334D4B"/>
    <w:rsid w:val="00344FD8"/>
    <w:rsid w:val="003526CF"/>
    <w:rsid w:val="00353788"/>
    <w:rsid w:val="00360A15"/>
    <w:rsid w:val="00363E82"/>
    <w:rsid w:val="00364472"/>
    <w:rsid w:val="00364A1A"/>
    <w:rsid w:val="00372190"/>
    <w:rsid w:val="0038010D"/>
    <w:rsid w:val="0039275B"/>
    <w:rsid w:val="003A2715"/>
    <w:rsid w:val="003A309D"/>
    <w:rsid w:val="003A3164"/>
    <w:rsid w:val="003A6E74"/>
    <w:rsid w:val="003B0A44"/>
    <w:rsid w:val="003B24F3"/>
    <w:rsid w:val="003B6523"/>
    <w:rsid w:val="003B670E"/>
    <w:rsid w:val="003C4D61"/>
    <w:rsid w:val="003C5BC7"/>
    <w:rsid w:val="003D0D6D"/>
    <w:rsid w:val="003D7D5B"/>
    <w:rsid w:val="003E144C"/>
    <w:rsid w:val="003E23D1"/>
    <w:rsid w:val="003E4F02"/>
    <w:rsid w:val="003F0244"/>
    <w:rsid w:val="003F0F83"/>
    <w:rsid w:val="003F2299"/>
    <w:rsid w:val="003F5EF1"/>
    <w:rsid w:val="003F67DE"/>
    <w:rsid w:val="00400010"/>
    <w:rsid w:val="004025E9"/>
    <w:rsid w:val="00412153"/>
    <w:rsid w:val="004125F5"/>
    <w:rsid w:val="00414F82"/>
    <w:rsid w:val="004268BD"/>
    <w:rsid w:val="0043259C"/>
    <w:rsid w:val="004410B7"/>
    <w:rsid w:val="00442CFD"/>
    <w:rsid w:val="00445FC4"/>
    <w:rsid w:val="004461C8"/>
    <w:rsid w:val="00452A1F"/>
    <w:rsid w:val="00452ABD"/>
    <w:rsid w:val="0046292C"/>
    <w:rsid w:val="00463EDC"/>
    <w:rsid w:val="004660C1"/>
    <w:rsid w:val="00481DE9"/>
    <w:rsid w:val="0048243C"/>
    <w:rsid w:val="0048372A"/>
    <w:rsid w:val="00485B32"/>
    <w:rsid w:val="004870ED"/>
    <w:rsid w:val="0049346D"/>
    <w:rsid w:val="0049752D"/>
    <w:rsid w:val="004A33D1"/>
    <w:rsid w:val="004A38B1"/>
    <w:rsid w:val="004A62EC"/>
    <w:rsid w:val="004A65CE"/>
    <w:rsid w:val="004A7D58"/>
    <w:rsid w:val="004B002F"/>
    <w:rsid w:val="004B3110"/>
    <w:rsid w:val="004B7108"/>
    <w:rsid w:val="004C100C"/>
    <w:rsid w:val="004D196D"/>
    <w:rsid w:val="004E5578"/>
    <w:rsid w:val="004E5C4D"/>
    <w:rsid w:val="004F15D8"/>
    <w:rsid w:val="004F30A0"/>
    <w:rsid w:val="004F49D5"/>
    <w:rsid w:val="004F519C"/>
    <w:rsid w:val="0050225F"/>
    <w:rsid w:val="00506A20"/>
    <w:rsid w:val="0051001F"/>
    <w:rsid w:val="005172C5"/>
    <w:rsid w:val="00521897"/>
    <w:rsid w:val="00522D2A"/>
    <w:rsid w:val="005230E3"/>
    <w:rsid w:val="00524349"/>
    <w:rsid w:val="00534758"/>
    <w:rsid w:val="00541A55"/>
    <w:rsid w:val="00554C90"/>
    <w:rsid w:val="00560B5F"/>
    <w:rsid w:val="005625B6"/>
    <w:rsid w:val="00563267"/>
    <w:rsid w:val="00587BC7"/>
    <w:rsid w:val="005A0CA2"/>
    <w:rsid w:val="005A0F6B"/>
    <w:rsid w:val="005A1A27"/>
    <w:rsid w:val="005A2037"/>
    <w:rsid w:val="005A4DD9"/>
    <w:rsid w:val="005A6218"/>
    <w:rsid w:val="005A7D82"/>
    <w:rsid w:val="005C36CC"/>
    <w:rsid w:val="005C55CD"/>
    <w:rsid w:val="005C5CC1"/>
    <w:rsid w:val="005C6C28"/>
    <w:rsid w:val="005D0A0F"/>
    <w:rsid w:val="005D40F1"/>
    <w:rsid w:val="005D7A4B"/>
    <w:rsid w:val="005E52CF"/>
    <w:rsid w:val="005F25BE"/>
    <w:rsid w:val="005F275C"/>
    <w:rsid w:val="005F5801"/>
    <w:rsid w:val="005F6A6C"/>
    <w:rsid w:val="00603DA2"/>
    <w:rsid w:val="00615CC8"/>
    <w:rsid w:val="00631BEE"/>
    <w:rsid w:val="006336FB"/>
    <w:rsid w:val="00633B5F"/>
    <w:rsid w:val="00634663"/>
    <w:rsid w:val="0063552D"/>
    <w:rsid w:val="00635D31"/>
    <w:rsid w:val="006412B6"/>
    <w:rsid w:val="00643DD8"/>
    <w:rsid w:val="006441F2"/>
    <w:rsid w:val="00646358"/>
    <w:rsid w:val="00654903"/>
    <w:rsid w:val="00660623"/>
    <w:rsid w:val="00660DFA"/>
    <w:rsid w:val="006636C1"/>
    <w:rsid w:val="00666613"/>
    <w:rsid w:val="006723F1"/>
    <w:rsid w:val="00674E7E"/>
    <w:rsid w:val="00681AEB"/>
    <w:rsid w:val="006921ED"/>
    <w:rsid w:val="00693829"/>
    <w:rsid w:val="00695B22"/>
    <w:rsid w:val="006A257F"/>
    <w:rsid w:val="006C2D47"/>
    <w:rsid w:val="006C40D4"/>
    <w:rsid w:val="006D6EC8"/>
    <w:rsid w:val="006E2C0A"/>
    <w:rsid w:val="006F05F0"/>
    <w:rsid w:val="00700220"/>
    <w:rsid w:val="00703510"/>
    <w:rsid w:val="00703B33"/>
    <w:rsid w:val="00704E31"/>
    <w:rsid w:val="00704E6E"/>
    <w:rsid w:val="00716577"/>
    <w:rsid w:val="007171D6"/>
    <w:rsid w:val="007175FA"/>
    <w:rsid w:val="007218C4"/>
    <w:rsid w:val="00722861"/>
    <w:rsid w:val="00725F6F"/>
    <w:rsid w:val="007351E6"/>
    <w:rsid w:val="00753CFD"/>
    <w:rsid w:val="00754558"/>
    <w:rsid w:val="00755BE0"/>
    <w:rsid w:val="00764A2E"/>
    <w:rsid w:val="0076678B"/>
    <w:rsid w:val="0076683A"/>
    <w:rsid w:val="007757DD"/>
    <w:rsid w:val="00775F5A"/>
    <w:rsid w:val="007829D2"/>
    <w:rsid w:val="00784464"/>
    <w:rsid w:val="00787279"/>
    <w:rsid w:val="007A0165"/>
    <w:rsid w:val="007A382E"/>
    <w:rsid w:val="007B3E76"/>
    <w:rsid w:val="007B5660"/>
    <w:rsid w:val="007C6C15"/>
    <w:rsid w:val="007D0E3E"/>
    <w:rsid w:val="007E09DF"/>
    <w:rsid w:val="007E3578"/>
    <w:rsid w:val="007E6C1B"/>
    <w:rsid w:val="007F43A3"/>
    <w:rsid w:val="007F477F"/>
    <w:rsid w:val="00812E05"/>
    <w:rsid w:val="00826DFF"/>
    <w:rsid w:val="008340FB"/>
    <w:rsid w:val="0083487D"/>
    <w:rsid w:val="008405D0"/>
    <w:rsid w:val="00842B75"/>
    <w:rsid w:val="00843425"/>
    <w:rsid w:val="0085434B"/>
    <w:rsid w:val="00862AA3"/>
    <w:rsid w:val="008633C1"/>
    <w:rsid w:val="00863BD0"/>
    <w:rsid w:val="008659F4"/>
    <w:rsid w:val="0087353F"/>
    <w:rsid w:val="008746D8"/>
    <w:rsid w:val="00875372"/>
    <w:rsid w:val="008870F9"/>
    <w:rsid w:val="00894534"/>
    <w:rsid w:val="008A0134"/>
    <w:rsid w:val="008A3BF4"/>
    <w:rsid w:val="008A5F8E"/>
    <w:rsid w:val="008A6670"/>
    <w:rsid w:val="008B03F5"/>
    <w:rsid w:val="008B05E4"/>
    <w:rsid w:val="008B13DC"/>
    <w:rsid w:val="008B350D"/>
    <w:rsid w:val="008D5ECD"/>
    <w:rsid w:val="008E21B4"/>
    <w:rsid w:val="008E24A3"/>
    <w:rsid w:val="008E3A30"/>
    <w:rsid w:val="008E5396"/>
    <w:rsid w:val="008E720C"/>
    <w:rsid w:val="008F589B"/>
    <w:rsid w:val="008F7010"/>
    <w:rsid w:val="00905CF0"/>
    <w:rsid w:val="009135DC"/>
    <w:rsid w:val="00915315"/>
    <w:rsid w:val="00920B25"/>
    <w:rsid w:val="00926341"/>
    <w:rsid w:val="0095162F"/>
    <w:rsid w:val="00973B7D"/>
    <w:rsid w:val="0097606B"/>
    <w:rsid w:val="00976E8E"/>
    <w:rsid w:val="00981978"/>
    <w:rsid w:val="00997E47"/>
    <w:rsid w:val="009A0E47"/>
    <w:rsid w:val="009B110D"/>
    <w:rsid w:val="009C02DC"/>
    <w:rsid w:val="009C2B8B"/>
    <w:rsid w:val="009C5F9B"/>
    <w:rsid w:val="009D061E"/>
    <w:rsid w:val="009D1C88"/>
    <w:rsid w:val="009D2D3C"/>
    <w:rsid w:val="009D31A3"/>
    <w:rsid w:val="009D4E93"/>
    <w:rsid w:val="009E0FD2"/>
    <w:rsid w:val="009E617B"/>
    <w:rsid w:val="009F203F"/>
    <w:rsid w:val="009F51DE"/>
    <w:rsid w:val="009F7F30"/>
    <w:rsid w:val="00A00A70"/>
    <w:rsid w:val="00A03385"/>
    <w:rsid w:val="00A03F8D"/>
    <w:rsid w:val="00A05261"/>
    <w:rsid w:val="00A07E5F"/>
    <w:rsid w:val="00A13653"/>
    <w:rsid w:val="00A13F8A"/>
    <w:rsid w:val="00A23AA6"/>
    <w:rsid w:val="00A24CAB"/>
    <w:rsid w:val="00A24E5C"/>
    <w:rsid w:val="00A3364E"/>
    <w:rsid w:val="00A41106"/>
    <w:rsid w:val="00A445E8"/>
    <w:rsid w:val="00A63442"/>
    <w:rsid w:val="00A70982"/>
    <w:rsid w:val="00A72432"/>
    <w:rsid w:val="00A773F4"/>
    <w:rsid w:val="00A82826"/>
    <w:rsid w:val="00A82A9C"/>
    <w:rsid w:val="00A82EF5"/>
    <w:rsid w:val="00A84AF1"/>
    <w:rsid w:val="00A85595"/>
    <w:rsid w:val="00A858A2"/>
    <w:rsid w:val="00A90C11"/>
    <w:rsid w:val="00A977F3"/>
    <w:rsid w:val="00AA3AD7"/>
    <w:rsid w:val="00AB0C34"/>
    <w:rsid w:val="00AB11BC"/>
    <w:rsid w:val="00AB1223"/>
    <w:rsid w:val="00AB12D0"/>
    <w:rsid w:val="00AD0D7C"/>
    <w:rsid w:val="00AD1CD9"/>
    <w:rsid w:val="00AD1E9B"/>
    <w:rsid w:val="00AE212F"/>
    <w:rsid w:val="00AE685E"/>
    <w:rsid w:val="00AF0098"/>
    <w:rsid w:val="00B05A10"/>
    <w:rsid w:val="00B05D14"/>
    <w:rsid w:val="00B07F16"/>
    <w:rsid w:val="00B11248"/>
    <w:rsid w:val="00B112FC"/>
    <w:rsid w:val="00B11E5B"/>
    <w:rsid w:val="00B131B0"/>
    <w:rsid w:val="00B244FB"/>
    <w:rsid w:val="00B25782"/>
    <w:rsid w:val="00B27A5B"/>
    <w:rsid w:val="00B3355B"/>
    <w:rsid w:val="00B36C9F"/>
    <w:rsid w:val="00B41A27"/>
    <w:rsid w:val="00B42AB7"/>
    <w:rsid w:val="00B44876"/>
    <w:rsid w:val="00B56617"/>
    <w:rsid w:val="00B60BE6"/>
    <w:rsid w:val="00B612E5"/>
    <w:rsid w:val="00B63809"/>
    <w:rsid w:val="00B6549C"/>
    <w:rsid w:val="00B655BC"/>
    <w:rsid w:val="00B70170"/>
    <w:rsid w:val="00B70F73"/>
    <w:rsid w:val="00B7388C"/>
    <w:rsid w:val="00B7688D"/>
    <w:rsid w:val="00B77055"/>
    <w:rsid w:val="00B833AB"/>
    <w:rsid w:val="00B86218"/>
    <w:rsid w:val="00B940BD"/>
    <w:rsid w:val="00B9642A"/>
    <w:rsid w:val="00B9667F"/>
    <w:rsid w:val="00BA21C0"/>
    <w:rsid w:val="00BB7761"/>
    <w:rsid w:val="00BC20FA"/>
    <w:rsid w:val="00BC4713"/>
    <w:rsid w:val="00BE385F"/>
    <w:rsid w:val="00BF0A53"/>
    <w:rsid w:val="00BF1E26"/>
    <w:rsid w:val="00C039DB"/>
    <w:rsid w:val="00C1395F"/>
    <w:rsid w:val="00C1634D"/>
    <w:rsid w:val="00C17998"/>
    <w:rsid w:val="00C22268"/>
    <w:rsid w:val="00C30C4D"/>
    <w:rsid w:val="00C3569D"/>
    <w:rsid w:val="00C426DA"/>
    <w:rsid w:val="00C42C3A"/>
    <w:rsid w:val="00C431F5"/>
    <w:rsid w:val="00C4459F"/>
    <w:rsid w:val="00C44BFA"/>
    <w:rsid w:val="00C45BA6"/>
    <w:rsid w:val="00C47F12"/>
    <w:rsid w:val="00C50B6F"/>
    <w:rsid w:val="00C51811"/>
    <w:rsid w:val="00C71EE2"/>
    <w:rsid w:val="00C731CB"/>
    <w:rsid w:val="00C75E2F"/>
    <w:rsid w:val="00C80B2D"/>
    <w:rsid w:val="00C81177"/>
    <w:rsid w:val="00C83638"/>
    <w:rsid w:val="00C87DB6"/>
    <w:rsid w:val="00CA0878"/>
    <w:rsid w:val="00CB0FC9"/>
    <w:rsid w:val="00CB1CE6"/>
    <w:rsid w:val="00CB409B"/>
    <w:rsid w:val="00CB577E"/>
    <w:rsid w:val="00CB78B0"/>
    <w:rsid w:val="00CC310B"/>
    <w:rsid w:val="00CC47AE"/>
    <w:rsid w:val="00CD133B"/>
    <w:rsid w:val="00CD2B0A"/>
    <w:rsid w:val="00CE03E7"/>
    <w:rsid w:val="00CE258D"/>
    <w:rsid w:val="00CE507F"/>
    <w:rsid w:val="00CE6431"/>
    <w:rsid w:val="00CE713C"/>
    <w:rsid w:val="00CF5181"/>
    <w:rsid w:val="00CF7A29"/>
    <w:rsid w:val="00D0214A"/>
    <w:rsid w:val="00D02F9E"/>
    <w:rsid w:val="00D04497"/>
    <w:rsid w:val="00D126C7"/>
    <w:rsid w:val="00D14552"/>
    <w:rsid w:val="00D1612E"/>
    <w:rsid w:val="00D20878"/>
    <w:rsid w:val="00D30A1B"/>
    <w:rsid w:val="00D44E3E"/>
    <w:rsid w:val="00D459C8"/>
    <w:rsid w:val="00D50789"/>
    <w:rsid w:val="00D52722"/>
    <w:rsid w:val="00D53CAC"/>
    <w:rsid w:val="00D54528"/>
    <w:rsid w:val="00D56948"/>
    <w:rsid w:val="00D61E04"/>
    <w:rsid w:val="00D6381A"/>
    <w:rsid w:val="00D70253"/>
    <w:rsid w:val="00D7209D"/>
    <w:rsid w:val="00D73AAE"/>
    <w:rsid w:val="00D91B1E"/>
    <w:rsid w:val="00D942AF"/>
    <w:rsid w:val="00DA225F"/>
    <w:rsid w:val="00DA22EC"/>
    <w:rsid w:val="00DA4828"/>
    <w:rsid w:val="00DA5214"/>
    <w:rsid w:val="00DB14BD"/>
    <w:rsid w:val="00DB1673"/>
    <w:rsid w:val="00DB787C"/>
    <w:rsid w:val="00DC1EE0"/>
    <w:rsid w:val="00DC3970"/>
    <w:rsid w:val="00DE5BC9"/>
    <w:rsid w:val="00DF5FEC"/>
    <w:rsid w:val="00E05287"/>
    <w:rsid w:val="00E07347"/>
    <w:rsid w:val="00E13CA0"/>
    <w:rsid w:val="00E2037E"/>
    <w:rsid w:val="00E203A1"/>
    <w:rsid w:val="00E40099"/>
    <w:rsid w:val="00E430F5"/>
    <w:rsid w:val="00E44DA2"/>
    <w:rsid w:val="00E4629F"/>
    <w:rsid w:val="00E51FA6"/>
    <w:rsid w:val="00E520D2"/>
    <w:rsid w:val="00E60DE6"/>
    <w:rsid w:val="00E629DD"/>
    <w:rsid w:val="00E63F9C"/>
    <w:rsid w:val="00E66865"/>
    <w:rsid w:val="00E71F8C"/>
    <w:rsid w:val="00E7686F"/>
    <w:rsid w:val="00E81C0A"/>
    <w:rsid w:val="00E81D1F"/>
    <w:rsid w:val="00E83108"/>
    <w:rsid w:val="00E87D05"/>
    <w:rsid w:val="00E91C14"/>
    <w:rsid w:val="00E92B7B"/>
    <w:rsid w:val="00EA0BC1"/>
    <w:rsid w:val="00EA2BB1"/>
    <w:rsid w:val="00EA5100"/>
    <w:rsid w:val="00EB0624"/>
    <w:rsid w:val="00EB56F1"/>
    <w:rsid w:val="00EC2FC3"/>
    <w:rsid w:val="00EC7A17"/>
    <w:rsid w:val="00ED1313"/>
    <w:rsid w:val="00ED7D6B"/>
    <w:rsid w:val="00EE52A6"/>
    <w:rsid w:val="00EF0951"/>
    <w:rsid w:val="00EF41E7"/>
    <w:rsid w:val="00EF5853"/>
    <w:rsid w:val="00EF6332"/>
    <w:rsid w:val="00F012A1"/>
    <w:rsid w:val="00F02C31"/>
    <w:rsid w:val="00F120B5"/>
    <w:rsid w:val="00F23C81"/>
    <w:rsid w:val="00F267EC"/>
    <w:rsid w:val="00F36BFD"/>
    <w:rsid w:val="00F42E86"/>
    <w:rsid w:val="00F50D7C"/>
    <w:rsid w:val="00F61F34"/>
    <w:rsid w:val="00F630CF"/>
    <w:rsid w:val="00F665B0"/>
    <w:rsid w:val="00F71D1A"/>
    <w:rsid w:val="00F8554A"/>
    <w:rsid w:val="00F862CA"/>
    <w:rsid w:val="00F90502"/>
    <w:rsid w:val="00F91499"/>
    <w:rsid w:val="00F9678A"/>
    <w:rsid w:val="00F969EF"/>
    <w:rsid w:val="00F96A35"/>
    <w:rsid w:val="00FC0696"/>
    <w:rsid w:val="00FD3284"/>
    <w:rsid w:val="00FF0113"/>
    <w:rsid w:val="00FF0A04"/>
    <w:rsid w:val="00FF3EF8"/>
    <w:rsid w:val="00FF4CDF"/>
    <w:rsid w:val="00FF6A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37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C1F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43ECD"/>
    <w:pPr>
      <w:keepNext/>
      <w:keepLines/>
      <w:numPr>
        <w:numId w:val="4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43ECD"/>
    <w:pPr>
      <w:keepNext/>
      <w:keepLines/>
      <w:numPr>
        <w:numId w:val="4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43ECD"/>
    <w:pPr>
      <w:keepNext/>
      <w:keepLines/>
      <w:numPr>
        <w:numId w:val="4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043ECD"/>
    <w:pPr>
      <w:keepNext/>
      <w:keepLines/>
      <w:numPr>
        <w:numId w:val="43"/>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043ECD"/>
    <w:pPr>
      <w:keepNext/>
      <w:keepLines/>
      <w:numPr>
        <w:numId w:val="44"/>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unhideWhenUsed/>
    <w:qFormat/>
    <w:rsid w:val="00E520D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1FE6"/>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20108E"/>
    <w:pPr>
      <w:ind w:left="720"/>
      <w:contextualSpacing/>
    </w:pPr>
  </w:style>
  <w:style w:type="character" w:customStyle="1" w:styleId="Titre2Car">
    <w:name w:val="Titre 2 Car"/>
    <w:basedOn w:val="Policepardfaut"/>
    <w:link w:val="Titre2"/>
    <w:uiPriority w:val="9"/>
    <w:rsid w:val="00043ECD"/>
    <w:rPr>
      <w:rFonts w:asciiTheme="majorHAnsi" w:eastAsiaTheme="majorEastAsia" w:hAnsiTheme="majorHAnsi" w:cstheme="majorBidi"/>
      <w:color w:val="2E74B5" w:themeColor="accent1" w:themeShade="BF"/>
      <w:sz w:val="26"/>
      <w:szCs w:val="26"/>
    </w:rPr>
  </w:style>
  <w:style w:type="character" w:styleId="Textedelespacerserv">
    <w:name w:val="Placeholder Text"/>
    <w:basedOn w:val="Policepardfaut"/>
    <w:uiPriority w:val="99"/>
    <w:semiHidden/>
    <w:rsid w:val="004B002F"/>
    <w:rPr>
      <w:color w:val="808080"/>
    </w:rPr>
  </w:style>
  <w:style w:type="character" w:customStyle="1" w:styleId="Titre3Car">
    <w:name w:val="Titre 3 Car"/>
    <w:basedOn w:val="Policepardfaut"/>
    <w:link w:val="Titre3"/>
    <w:uiPriority w:val="9"/>
    <w:rsid w:val="00043ECD"/>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043E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043ECD"/>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rsid w:val="00043ECD"/>
    <w:rPr>
      <w:rFonts w:asciiTheme="majorHAnsi" w:eastAsiaTheme="majorEastAsia" w:hAnsiTheme="majorHAnsi" w:cstheme="majorBidi"/>
      <w:color w:val="1F4D78" w:themeColor="accent1" w:themeShade="7F"/>
    </w:rPr>
  </w:style>
  <w:style w:type="paragraph" w:styleId="En-ttedetabledesmatires">
    <w:name w:val="TOC Heading"/>
    <w:basedOn w:val="Titre1"/>
    <w:next w:val="Normal"/>
    <w:uiPriority w:val="39"/>
    <w:unhideWhenUsed/>
    <w:qFormat/>
    <w:rsid w:val="00905CF0"/>
    <w:pPr>
      <w:outlineLvl w:val="9"/>
    </w:pPr>
    <w:rPr>
      <w:lang w:eastAsia="fr-FR"/>
    </w:rPr>
  </w:style>
  <w:style w:type="paragraph" w:styleId="TM1">
    <w:name w:val="toc 1"/>
    <w:basedOn w:val="Normal"/>
    <w:next w:val="Normal"/>
    <w:autoRedefine/>
    <w:uiPriority w:val="39"/>
    <w:unhideWhenUsed/>
    <w:rsid w:val="00905CF0"/>
    <w:pPr>
      <w:spacing w:after="100"/>
    </w:pPr>
  </w:style>
  <w:style w:type="paragraph" w:styleId="TM2">
    <w:name w:val="toc 2"/>
    <w:basedOn w:val="Normal"/>
    <w:next w:val="Normal"/>
    <w:autoRedefine/>
    <w:uiPriority w:val="39"/>
    <w:unhideWhenUsed/>
    <w:rsid w:val="00905CF0"/>
    <w:pPr>
      <w:spacing w:after="100"/>
      <w:ind w:left="220"/>
    </w:pPr>
  </w:style>
  <w:style w:type="paragraph" w:styleId="TM3">
    <w:name w:val="toc 3"/>
    <w:basedOn w:val="Normal"/>
    <w:next w:val="Normal"/>
    <w:autoRedefine/>
    <w:uiPriority w:val="39"/>
    <w:unhideWhenUsed/>
    <w:rsid w:val="00905CF0"/>
    <w:pPr>
      <w:spacing w:after="100"/>
      <w:ind w:left="440"/>
    </w:pPr>
  </w:style>
  <w:style w:type="character" w:styleId="Lienhypertexte">
    <w:name w:val="Hyperlink"/>
    <w:basedOn w:val="Policepardfaut"/>
    <w:uiPriority w:val="99"/>
    <w:unhideWhenUsed/>
    <w:rsid w:val="00905CF0"/>
    <w:rPr>
      <w:color w:val="0563C1" w:themeColor="hyperlink"/>
      <w:u w:val="single"/>
    </w:rPr>
  </w:style>
  <w:style w:type="paragraph" w:styleId="En-tte">
    <w:name w:val="header"/>
    <w:basedOn w:val="Normal"/>
    <w:link w:val="En-tteCar"/>
    <w:uiPriority w:val="99"/>
    <w:unhideWhenUsed/>
    <w:rsid w:val="00842B75"/>
    <w:pPr>
      <w:tabs>
        <w:tab w:val="center" w:pos="4536"/>
        <w:tab w:val="right" w:pos="9072"/>
      </w:tabs>
      <w:spacing w:after="0" w:line="240" w:lineRule="auto"/>
    </w:pPr>
  </w:style>
  <w:style w:type="character" w:customStyle="1" w:styleId="En-tteCar">
    <w:name w:val="En-tête Car"/>
    <w:basedOn w:val="Policepardfaut"/>
    <w:link w:val="En-tte"/>
    <w:uiPriority w:val="99"/>
    <w:rsid w:val="00842B75"/>
  </w:style>
  <w:style w:type="paragraph" w:styleId="Pieddepage">
    <w:name w:val="footer"/>
    <w:basedOn w:val="Normal"/>
    <w:link w:val="PieddepageCar"/>
    <w:uiPriority w:val="99"/>
    <w:unhideWhenUsed/>
    <w:rsid w:val="00842B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42B75"/>
  </w:style>
  <w:style w:type="character" w:customStyle="1" w:styleId="Titre7Car">
    <w:name w:val="Titre 7 Car"/>
    <w:basedOn w:val="Policepardfaut"/>
    <w:link w:val="Titre7"/>
    <w:uiPriority w:val="9"/>
    <w:rsid w:val="00E520D2"/>
    <w:rPr>
      <w:rFonts w:asciiTheme="majorHAnsi" w:eastAsiaTheme="majorEastAsia" w:hAnsiTheme="majorHAnsi" w:cstheme="majorBidi"/>
      <w:i/>
      <w:iCs/>
      <w:color w:val="1F4D78" w:themeColor="accent1" w:themeShade="7F"/>
    </w:rPr>
  </w:style>
  <w:style w:type="paragraph" w:styleId="Lgende">
    <w:name w:val="caption"/>
    <w:basedOn w:val="Normal"/>
    <w:next w:val="Normal"/>
    <w:uiPriority w:val="35"/>
    <w:unhideWhenUsed/>
    <w:qFormat/>
    <w:rsid w:val="004C100C"/>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B0624"/>
    <w:pPr>
      <w:spacing w:after="0"/>
    </w:pPr>
  </w:style>
  <w:style w:type="paragraph" w:styleId="Textedebulles">
    <w:name w:val="Balloon Text"/>
    <w:basedOn w:val="Normal"/>
    <w:link w:val="TextedebullesCar"/>
    <w:uiPriority w:val="99"/>
    <w:semiHidden/>
    <w:unhideWhenUsed/>
    <w:rsid w:val="00F61F3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1F34"/>
    <w:rPr>
      <w:rFonts w:ascii="Tahoma" w:hAnsi="Tahoma" w:cs="Tahoma"/>
      <w:sz w:val="16"/>
      <w:szCs w:val="16"/>
    </w:rPr>
  </w:style>
  <w:style w:type="paragraph" w:customStyle="1" w:styleId="Default">
    <w:name w:val="Default"/>
    <w:rsid w:val="00F61F34"/>
    <w:pPr>
      <w:autoSpaceDE w:val="0"/>
      <w:autoSpaceDN w:val="0"/>
      <w:adjustRightInd w:val="0"/>
      <w:spacing w:after="0" w:line="240" w:lineRule="auto"/>
    </w:pPr>
    <w:rPr>
      <w:rFonts w:ascii="Calibri" w:hAnsi="Calibri" w:cs="Calibri"/>
      <w:color w:val="000000"/>
      <w:sz w:val="24"/>
      <w:szCs w:val="24"/>
    </w:rPr>
  </w:style>
  <w:style w:type="paragraph" w:styleId="Sansinterligne">
    <w:name w:val="No Spacing"/>
    <w:link w:val="SansinterligneCar"/>
    <w:uiPriority w:val="1"/>
    <w:qFormat/>
    <w:rsid w:val="00C80B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80B2D"/>
    <w:rPr>
      <w:rFonts w:eastAsiaTheme="minorEastAsia"/>
      <w:lang w:eastAsia="fr-FR"/>
    </w:rPr>
  </w:style>
  <w:style w:type="character" w:styleId="Marquedecommentaire">
    <w:name w:val="annotation reference"/>
    <w:basedOn w:val="Policepardfaut"/>
    <w:uiPriority w:val="99"/>
    <w:semiHidden/>
    <w:unhideWhenUsed/>
    <w:rsid w:val="00BC4713"/>
    <w:rPr>
      <w:sz w:val="16"/>
      <w:szCs w:val="16"/>
    </w:rPr>
  </w:style>
  <w:style w:type="paragraph" w:styleId="Commentaire">
    <w:name w:val="annotation text"/>
    <w:basedOn w:val="Normal"/>
    <w:link w:val="CommentaireCar"/>
    <w:uiPriority w:val="99"/>
    <w:semiHidden/>
    <w:unhideWhenUsed/>
    <w:rsid w:val="00BC4713"/>
    <w:pPr>
      <w:spacing w:line="240" w:lineRule="auto"/>
    </w:pPr>
    <w:rPr>
      <w:sz w:val="20"/>
      <w:szCs w:val="20"/>
    </w:rPr>
  </w:style>
  <w:style w:type="character" w:customStyle="1" w:styleId="CommentaireCar">
    <w:name w:val="Commentaire Car"/>
    <w:basedOn w:val="Policepardfaut"/>
    <w:link w:val="Commentaire"/>
    <w:uiPriority w:val="99"/>
    <w:semiHidden/>
    <w:rsid w:val="00BC4713"/>
    <w:rPr>
      <w:sz w:val="20"/>
      <w:szCs w:val="20"/>
    </w:rPr>
  </w:style>
  <w:style w:type="paragraph" w:styleId="Objetducommentaire">
    <w:name w:val="annotation subject"/>
    <w:basedOn w:val="Commentaire"/>
    <w:next w:val="Commentaire"/>
    <w:link w:val="ObjetducommentaireCar"/>
    <w:uiPriority w:val="99"/>
    <w:semiHidden/>
    <w:unhideWhenUsed/>
    <w:rsid w:val="00BC4713"/>
    <w:rPr>
      <w:b/>
      <w:bCs/>
    </w:rPr>
  </w:style>
  <w:style w:type="character" w:customStyle="1" w:styleId="ObjetducommentaireCar">
    <w:name w:val="Objet du commentaire Car"/>
    <w:basedOn w:val="CommentaireCar"/>
    <w:link w:val="Objetducommentaire"/>
    <w:uiPriority w:val="99"/>
    <w:semiHidden/>
    <w:rsid w:val="00BC4713"/>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C1F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43ECD"/>
    <w:pPr>
      <w:keepNext/>
      <w:keepLines/>
      <w:numPr>
        <w:numId w:val="4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43ECD"/>
    <w:pPr>
      <w:keepNext/>
      <w:keepLines/>
      <w:numPr>
        <w:numId w:val="4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43ECD"/>
    <w:pPr>
      <w:keepNext/>
      <w:keepLines/>
      <w:numPr>
        <w:numId w:val="4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043ECD"/>
    <w:pPr>
      <w:keepNext/>
      <w:keepLines/>
      <w:numPr>
        <w:numId w:val="43"/>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043ECD"/>
    <w:pPr>
      <w:keepNext/>
      <w:keepLines/>
      <w:numPr>
        <w:numId w:val="44"/>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unhideWhenUsed/>
    <w:qFormat/>
    <w:rsid w:val="00E520D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1FE6"/>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20108E"/>
    <w:pPr>
      <w:ind w:left="720"/>
      <w:contextualSpacing/>
    </w:pPr>
  </w:style>
  <w:style w:type="character" w:customStyle="1" w:styleId="Titre2Car">
    <w:name w:val="Titre 2 Car"/>
    <w:basedOn w:val="Policepardfaut"/>
    <w:link w:val="Titre2"/>
    <w:uiPriority w:val="9"/>
    <w:rsid w:val="00043ECD"/>
    <w:rPr>
      <w:rFonts w:asciiTheme="majorHAnsi" w:eastAsiaTheme="majorEastAsia" w:hAnsiTheme="majorHAnsi" w:cstheme="majorBidi"/>
      <w:color w:val="2E74B5" w:themeColor="accent1" w:themeShade="BF"/>
      <w:sz w:val="26"/>
      <w:szCs w:val="26"/>
    </w:rPr>
  </w:style>
  <w:style w:type="character" w:styleId="Textedelespacerserv">
    <w:name w:val="Placeholder Text"/>
    <w:basedOn w:val="Policepardfaut"/>
    <w:uiPriority w:val="99"/>
    <w:semiHidden/>
    <w:rsid w:val="004B002F"/>
    <w:rPr>
      <w:color w:val="808080"/>
    </w:rPr>
  </w:style>
  <w:style w:type="character" w:customStyle="1" w:styleId="Titre3Car">
    <w:name w:val="Titre 3 Car"/>
    <w:basedOn w:val="Policepardfaut"/>
    <w:link w:val="Titre3"/>
    <w:uiPriority w:val="9"/>
    <w:rsid w:val="00043ECD"/>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043E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043ECD"/>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rsid w:val="00043ECD"/>
    <w:rPr>
      <w:rFonts w:asciiTheme="majorHAnsi" w:eastAsiaTheme="majorEastAsia" w:hAnsiTheme="majorHAnsi" w:cstheme="majorBidi"/>
      <w:color w:val="1F4D78" w:themeColor="accent1" w:themeShade="7F"/>
    </w:rPr>
  </w:style>
  <w:style w:type="paragraph" w:styleId="En-ttedetabledesmatires">
    <w:name w:val="TOC Heading"/>
    <w:basedOn w:val="Titre1"/>
    <w:next w:val="Normal"/>
    <w:uiPriority w:val="39"/>
    <w:unhideWhenUsed/>
    <w:qFormat/>
    <w:rsid w:val="00905CF0"/>
    <w:pPr>
      <w:outlineLvl w:val="9"/>
    </w:pPr>
    <w:rPr>
      <w:lang w:eastAsia="fr-FR"/>
    </w:rPr>
  </w:style>
  <w:style w:type="paragraph" w:styleId="TM1">
    <w:name w:val="toc 1"/>
    <w:basedOn w:val="Normal"/>
    <w:next w:val="Normal"/>
    <w:autoRedefine/>
    <w:uiPriority w:val="39"/>
    <w:unhideWhenUsed/>
    <w:rsid w:val="00905CF0"/>
    <w:pPr>
      <w:spacing w:after="100"/>
    </w:pPr>
  </w:style>
  <w:style w:type="paragraph" w:styleId="TM2">
    <w:name w:val="toc 2"/>
    <w:basedOn w:val="Normal"/>
    <w:next w:val="Normal"/>
    <w:autoRedefine/>
    <w:uiPriority w:val="39"/>
    <w:unhideWhenUsed/>
    <w:rsid w:val="00905CF0"/>
    <w:pPr>
      <w:spacing w:after="100"/>
      <w:ind w:left="220"/>
    </w:pPr>
  </w:style>
  <w:style w:type="paragraph" w:styleId="TM3">
    <w:name w:val="toc 3"/>
    <w:basedOn w:val="Normal"/>
    <w:next w:val="Normal"/>
    <w:autoRedefine/>
    <w:uiPriority w:val="39"/>
    <w:unhideWhenUsed/>
    <w:rsid w:val="00905CF0"/>
    <w:pPr>
      <w:spacing w:after="100"/>
      <w:ind w:left="440"/>
    </w:pPr>
  </w:style>
  <w:style w:type="character" w:styleId="Lienhypertexte">
    <w:name w:val="Hyperlink"/>
    <w:basedOn w:val="Policepardfaut"/>
    <w:uiPriority w:val="99"/>
    <w:unhideWhenUsed/>
    <w:rsid w:val="00905CF0"/>
    <w:rPr>
      <w:color w:val="0563C1" w:themeColor="hyperlink"/>
      <w:u w:val="single"/>
    </w:rPr>
  </w:style>
  <w:style w:type="paragraph" w:styleId="En-tte">
    <w:name w:val="header"/>
    <w:basedOn w:val="Normal"/>
    <w:link w:val="En-tteCar"/>
    <w:uiPriority w:val="99"/>
    <w:unhideWhenUsed/>
    <w:rsid w:val="00842B75"/>
    <w:pPr>
      <w:tabs>
        <w:tab w:val="center" w:pos="4536"/>
        <w:tab w:val="right" w:pos="9072"/>
      </w:tabs>
      <w:spacing w:after="0" w:line="240" w:lineRule="auto"/>
    </w:pPr>
  </w:style>
  <w:style w:type="character" w:customStyle="1" w:styleId="En-tteCar">
    <w:name w:val="En-tête Car"/>
    <w:basedOn w:val="Policepardfaut"/>
    <w:link w:val="En-tte"/>
    <w:uiPriority w:val="99"/>
    <w:rsid w:val="00842B75"/>
  </w:style>
  <w:style w:type="paragraph" w:styleId="Pieddepage">
    <w:name w:val="footer"/>
    <w:basedOn w:val="Normal"/>
    <w:link w:val="PieddepageCar"/>
    <w:uiPriority w:val="99"/>
    <w:unhideWhenUsed/>
    <w:rsid w:val="00842B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42B75"/>
  </w:style>
  <w:style w:type="character" w:customStyle="1" w:styleId="Titre7Car">
    <w:name w:val="Titre 7 Car"/>
    <w:basedOn w:val="Policepardfaut"/>
    <w:link w:val="Titre7"/>
    <w:uiPriority w:val="9"/>
    <w:rsid w:val="00E520D2"/>
    <w:rPr>
      <w:rFonts w:asciiTheme="majorHAnsi" w:eastAsiaTheme="majorEastAsia" w:hAnsiTheme="majorHAnsi" w:cstheme="majorBidi"/>
      <w:i/>
      <w:iCs/>
      <w:color w:val="1F4D78" w:themeColor="accent1" w:themeShade="7F"/>
    </w:rPr>
  </w:style>
  <w:style w:type="paragraph" w:styleId="Lgende">
    <w:name w:val="caption"/>
    <w:basedOn w:val="Normal"/>
    <w:next w:val="Normal"/>
    <w:uiPriority w:val="35"/>
    <w:unhideWhenUsed/>
    <w:qFormat/>
    <w:rsid w:val="004C100C"/>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B0624"/>
    <w:pPr>
      <w:spacing w:after="0"/>
    </w:pPr>
  </w:style>
  <w:style w:type="paragraph" w:styleId="Textedebulles">
    <w:name w:val="Balloon Text"/>
    <w:basedOn w:val="Normal"/>
    <w:link w:val="TextedebullesCar"/>
    <w:uiPriority w:val="99"/>
    <w:semiHidden/>
    <w:unhideWhenUsed/>
    <w:rsid w:val="00F61F3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1F34"/>
    <w:rPr>
      <w:rFonts w:ascii="Tahoma" w:hAnsi="Tahoma" w:cs="Tahoma"/>
      <w:sz w:val="16"/>
      <w:szCs w:val="16"/>
    </w:rPr>
  </w:style>
  <w:style w:type="paragraph" w:customStyle="1" w:styleId="Default">
    <w:name w:val="Default"/>
    <w:rsid w:val="00F61F34"/>
    <w:pPr>
      <w:autoSpaceDE w:val="0"/>
      <w:autoSpaceDN w:val="0"/>
      <w:adjustRightInd w:val="0"/>
      <w:spacing w:after="0" w:line="240" w:lineRule="auto"/>
    </w:pPr>
    <w:rPr>
      <w:rFonts w:ascii="Calibri" w:hAnsi="Calibri" w:cs="Calibri"/>
      <w:color w:val="000000"/>
      <w:sz w:val="24"/>
      <w:szCs w:val="24"/>
    </w:rPr>
  </w:style>
  <w:style w:type="paragraph" w:styleId="Sansinterligne">
    <w:name w:val="No Spacing"/>
    <w:link w:val="SansinterligneCar"/>
    <w:uiPriority w:val="1"/>
    <w:qFormat/>
    <w:rsid w:val="00C80B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80B2D"/>
    <w:rPr>
      <w:rFonts w:eastAsiaTheme="minorEastAsia"/>
      <w:lang w:eastAsia="fr-FR"/>
    </w:rPr>
  </w:style>
  <w:style w:type="character" w:styleId="Marquedecommentaire">
    <w:name w:val="annotation reference"/>
    <w:basedOn w:val="Policepardfaut"/>
    <w:uiPriority w:val="99"/>
    <w:semiHidden/>
    <w:unhideWhenUsed/>
    <w:rsid w:val="00BC4713"/>
    <w:rPr>
      <w:sz w:val="16"/>
      <w:szCs w:val="16"/>
    </w:rPr>
  </w:style>
  <w:style w:type="paragraph" w:styleId="Commentaire">
    <w:name w:val="annotation text"/>
    <w:basedOn w:val="Normal"/>
    <w:link w:val="CommentaireCar"/>
    <w:uiPriority w:val="99"/>
    <w:semiHidden/>
    <w:unhideWhenUsed/>
    <w:rsid w:val="00BC4713"/>
    <w:pPr>
      <w:spacing w:line="240" w:lineRule="auto"/>
    </w:pPr>
    <w:rPr>
      <w:sz w:val="20"/>
      <w:szCs w:val="20"/>
    </w:rPr>
  </w:style>
  <w:style w:type="character" w:customStyle="1" w:styleId="CommentaireCar">
    <w:name w:val="Commentaire Car"/>
    <w:basedOn w:val="Policepardfaut"/>
    <w:link w:val="Commentaire"/>
    <w:uiPriority w:val="99"/>
    <w:semiHidden/>
    <w:rsid w:val="00BC4713"/>
    <w:rPr>
      <w:sz w:val="20"/>
      <w:szCs w:val="20"/>
    </w:rPr>
  </w:style>
  <w:style w:type="paragraph" w:styleId="Objetducommentaire">
    <w:name w:val="annotation subject"/>
    <w:basedOn w:val="Commentaire"/>
    <w:next w:val="Commentaire"/>
    <w:link w:val="ObjetducommentaireCar"/>
    <w:uiPriority w:val="99"/>
    <w:semiHidden/>
    <w:unhideWhenUsed/>
    <w:rsid w:val="00BC4713"/>
    <w:rPr>
      <w:b/>
      <w:bCs/>
    </w:rPr>
  </w:style>
  <w:style w:type="character" w:customStyle="1" w:styleId="ObjetducommentaireCar">
    <w:name w:val="Objet du commentaire Car"/>
    <w:basedOn w:val="CommentaireCar"/>
    <w:link w:val="Objetducommentaire"/>
    <w:uiPriority w:val="99"/>
    <w:semiHidden/>
    <w:rsid w:val="00BC471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634654">
      <w:bodyDiv w:val="1"/>
      <w:marLeft w:val="0"/>
      <w:marRight w:val="0"/>
      <w:marTop w:val="0"/>
      <w:marBottom w:val="0"/>
      <w:divBdr>
        <w:top w:val="none" w:sz="0" w:space="0" w:color="auto"/>
        <w:left w:val="none" w:sz="0" w:space="0" w:color="auto"/>
        <w:bottom w:val="none" w:sz="0" w:space="0" w:color="auto"/>
        <w:right w:val="none" w:sz="0" w:space="0" w:color="auto"/>
      </w:divBdr>
    </w:div>
    <w:div w:id="260184798">
      <w:bodyDiv w:val="1"/>
      <w:marLeft w:val="0"/>
      <w:marRight w:val="0"/>
      <w:marTop w:val="0"/>
      <w:marBottom w:val="0"/>
      <w:divBdr>
        <w:top w:val="none" w:sz="0" w:space="0" w:color="auto"/>
        <w:left w:val="none" w:sz="0" w:space="0" w:color="auto"/>
        <w:bottom w:val="none" w:sz="0" w:space="0" w:color="auto"/>
        <w:right w:val="none" w:sz="0" w:space="0" w:color="auto"/>
      </w:divBdr>
    </w:div>
    <w:div w:id="374546401">
      <w:bodyDiv w:val="1"/>
      <w:marLeft w:val="0"/>
      <w:marRight w:val="0"/>
      <w:marTop w:val="0"/>
      <w:marBottom w:val="0"/>
      <w:divBdr>
        <w:top w:val="none" w:sz="0" w:space="0" w:color="auto"/>
        <w:left w:val="none" w:sz="0" w:space="0" w:color="auto"/>
        <w:bottom w:val="none" w:sz="0" w:space="0" w:color="auto"/>
        <w:right w:val="none" w:sz="0" w:space="0" w:color="auto"/>
      </w:divBdr>
    </w:div>
    <w:div w:id="859590475">
      <w:bodyDiv w:val="1"/>
      <w:marLeft w:val="0"/>
      <w:marRight w:val="0"/>
      <w:marTop w:val="0"/>
      <w:marBottom w:val="0"/>
      <w:divBdr>
        <w:top w:val="none" w:sz="0" w:space="0" w:color="auto"/>
        <w:left w:val="none" w:sz="0" w:space="0" w:color="auto"/>
        <w:bottom w:val="none" w:sz="0" w:space="0" w:color="auto"/>
        <w:right w:val="none" w:sz="0" w:space="0" w:color="auto"/>
      </w:divBdr>
    </w:div>
    <w:div w:id="1220050212">
      <w:bodyDiv w:val="1"/>
      <w:marLeft w:val="0"/>
      <w:marRight w:val="0"/>
      <w:marTop w:val="0"/>
      <w:marBottom w:val="0"/>
      <w:divBdr>
        <w:top w:val="none" w:sz="0" w:space="0" w:color="auto"/>
        <w:left w:val="none" w:sz="0" w:space="0" w:color="auto"/>
        <w:bottom w:val="none" w:sz="0" w:space="0" w:color="auto"/>
        <w:right w:val="none" w:sz="0" w:space="0" w:color="auto"/>
      </w:divBdr>
    </w:div>
    <w:div w:id="1406607281">
      <w:bodyDiv w:val="1"/>
      <w:marLeft w:val="0"/>
      <w:marRight w:val="0"/>
      <w:marTop w:val="0"/>
      <w:marBottom w:val="0"/>
      <w:divBdr>
        <w:top w:val="none" w:sz="0" w:space="0" w:color="auto"/>
        <w:left w:val="none" w:sz="0" w:space="0" w:color="auto"/>
        <w:bottom w:val="none" w:sz="0" w:space="0" w:color="auto"/>
        <w:right w:val="none" w:sz="0" w:space="0" w:color="auto"/>
      </w:divBdr>
    </w:div>
    <w:div w:id="1409034290">
      <w:bodyDiv w:val="1"/>
      <w:marLeft w:val="0"/>
      <w:marRight w:val="0"/>
      <w:marTop w:val="0"/>
      <w:marBottom w:val="0"/>
      <w:divBdr>
        <w:top w:val="none" w:sz="0" w:space="0" w:color="auto"/>
        <w:left w:val="none" w:sz="0" w:space="0" w:color="auto"/>
        <w:bottom w:val="none" w:sz="0" w:space="0" w:color="auto"/>
        <w:right w:val="none" w:sz="0" w:space="0" w:color="auto"/>
      </w:divBdr>
    </w:div>
    <w:div w:id="1499807198">
      <w:bodyDiv w:val="1"/>
      <w:marLeft w:val="0"/>
      <w:marRight w:val="0"/>
      <w:marTop w:val="0"/>
      <w:marBottom w:val="0"/>
      <w:divBdr>
        <w:top w:val="none" w:sz="0" w:space="0" w:color="auto"/>
        <w:left w:val="none" w:sz="0" w:space="0" w:color="auto"/>
        <w:bottom w:val="none" w:sz="0" w:space="0" w:color="auto"/>
        <w:right w:val="none" w:sz="0" w:space="0" w:color="auto"/>
      </w:divBdr>
      <w:divsChild>
        <w:div w:id="1709794774">
          <w:marLeft w:val="0"/>
          <w:marRight w:val="0"/>
          <w:marTop w:val="0"/>
          <w:marBottom w:val="0"/>
          <w:divBdr>
            <w:top w:val="none" w:sz="0" w:space="0" w:color="auto"/>
            <w:left w:val="none" w:sz="0" w:space="0" w:color="auto"/>
            <w:bottom w:val="none" w:sz="0" w:space="0" w:color="auto"/>
            <w:right w:val="none" w:sz="0" w:space="0" w:color="auto"/>
          </w:divBdr>
        </w:div>
      </w:divsChild>
    </w:div>
    <w:div w:id="169522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20.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comments" Target="comments.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0.png"/><Relationship Id="rId57" Type="http://schemas.openxmlformats.org/officeDocument/2006/relationships/image" Target="media/image42.png"/><Relationship Id="rId61" Type="http://schemas.openxmlformats.org/officeDocument/2006/relationships/image" Target="media/image45.png"/><Relationship Id="rId10" Type="http://schemas.openxmlformats.org/officeDocument/2006/relationships/image" Target="media/image1.PNG"/><Relationship Id="rId19"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chart" Target="charts/chart1.xml"/><Relationship Id="rId65" Type="http://schemas.openxmlformats.org/officeDocument/2006/relationships/image" Target="media/image4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30.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footer" Target="footer1.xml"/><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6.png"/></Relationships>
</file>

<file path=word/charts/_rels/chart1.xml.rels><?xml version="1.0" encoding="UTF-8" standalone="yes"?>
<Relationships xmlns="http://schemas.openxmlformats.org/package/2006/relationships"><Relationship Id="rId2" Type="http://schemas.openxmlformats.org/officeDocument/2006/relationships/oleObject" Target="file:///\\33fs003\Partage%20Bordeaux\ALTEP\BORDEAUX\34_STAGIAIRE\QBouniol\Documents\Documents\Rapport%20de%20stage\R&#233;sultats_bouchon_optimis&#233;.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40"/>
    </mc:Choice>
    <mc:Fallback>
      <c:style val="40"/>
    </mc:Fallback>
  </mc:AlternateContent>
  <c:clrMapOvr bg1="dk1" tx1="lt1" bg2="dk2" tx2="lt2" accent1="accent1" accent2="accent2" accent3="accent3" accent4="accent4" accent5="accent5" accent6="accent6" hlink="hlink" folHlink="folHlink"/>
  <c:chart>
    <c:title>
      <c:overlay val="0"/>
    </c:title>
    <c:autoTitleDeleted val="0"/>
    <c:plotArea>
      <c:layout/>
      <c:scatterChart>
        <c:scatterStyle val="lineMarker"/>
        <c:varyColors val="0"/>
        <c:ser>
          <c:idx val="0"/>
          <c:order val="0"/>
          <c:tx>
            <c:v>Fonction Objectif</c:v>
          </c:tx>
          <c:spPr>
            <a:ln w="47625">
              <a:noFill/>
            </a:ln>
          </c:spPr>
          <c:xVal>
            <c:numRef>
              <c:f>'Optimisation, 2nd attempt'!$C$9:$C$95</c:f>
              <c:numCache>
                <c:formatCode>General</c:formatCode>
                <c:ptCount val="8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numCache>
            </c:numRef>
          </c:xVal>
          <c:yVal>
            <c:numRef>
              <c:f>'Optimisation, 2nd attempt'!$H$9:$H$95</c:f>
              <c:numCache>
                <c:formatCode>0.00E+00</c:formatCode>
                <c:ptCount val="87"/>
                <c:pt idx="0">
                  <c:v>0.52187344753499998</c:v>
                </c:pt>
                <c:pt idx="1">
                  <c:v>0.49011258607300001</c:v>
                </c:pt>
                <c:pt idx="2">
                  <c:v>0.52108488694499999</c:v>
                </c:pt>
                <c:pt idx="3">
                  <c:v>1.3842766926500001</c:v>
                </c:pt>
                <c:pt idx="4">
                  <c:v>1.38796640808</c:v>
                </c:pt>
                <c:pt idx="5">
                  <c:v>1.3986251676899999</c:v>
                </c:pt>
                <c:pt idx="6">
                  <c:v>0.51660683950899999</c:v>
                </c:pt>
                <c:pt idx="7">
                  <c:v>0.63601791921499995</c:v>
                </c:pt>
                <c:pt idx="8">
                  <c:v>0.53968893882799995</c:v>
                </c:pt>
                <c:pt idx="9">
                  <c:v>0.560011435911</c:v>
                </c:pt>
                <c:pt idx="10">
                  <c:v>0.53875492065599995</c:v>
                </c:pt>
                <c:pt idx="11">
                  <c:v>0.50730684501800005</c:v>
                </c:pt>
                <c:pt idx="12">
                  <c:v>0.54388249939800004</c:v>
                </c:pt>
                <c:pt idx="13">
                  <c:v>0.50009723707599996</c:v>
                </c:pt>
                <c:pt idx="14">
                  <c:v>0.52841813360099998</c:v>
                </c:pt>
                <c:pt idx="15">
                  <c:v>0.54269418702200001</c:v>
                </c:pt>
                <c:pt idx="16">
                  <c:v>0.51612716183999996</c:v>
                </c:pt>
                <c:pt idx="17">
                  <c:v>0.65887073777100003</c:v>
                </c:pt>
                <c:pt idx="18">
                  <c:v>0.55626973631099996</c:v>
                </c:pt>
                <c:pt idx="19">
                  <c:v>0.52792129312199998</c:v>
                </c:pt>
                <c:pt idx="20">
                  <c:v>0.51576465272100003</c:v>
                </c:pt>
                <c:pt idx="21">
                  <c:v>0.51461104001000002</c:v>
                </c:pt>
                <c:pt idx="22">
                  <c:v>0.50273786693300004</c:v>
                </c:pt>
                <c:pt idx="23">
                  <c:v>0.52969034950500005</c:v>
                </c:pt>
                <c:pt idx="24">
                  <c:v>0.46386311567100003</c:v>
                </c:pt>
                <c:pt idx="25">
                  <c:v>0.315215844089</c:v>
                </c:pt>
                <c:pt idx="26">
                  <c:v>0.49572131860000002</c:v>
                </c:pt>
                <c:pt idx="27">
                  <c:v>0.31618349400500001</c:v>
                </c:pt>
                <c:pt idx="28">
                  <c:v>0.357222223723</c:v>
                </c:pt>
                <c:pt idx="29">
                  <c:v>0.51011951601700001</c:v>
                </c:pt>
                <c:pt idx="30">
                  <c:v>0.51063803192099999</c:v>
                </c:pt>
                <c:pt idx="31">
                  <c:v>0.55350629733199996</c:v>
                </c:pt>
                <c:pt idx="32">
                  <c:v>0.320758488545</c:v>
                </c:pt>
                <c:pt idx="33">
                  <c:v>0.50586082173400004</c:v>
                </c:pt>
                <c:pt idx="34">
                  <c:v>0.36808100891899997</c:v>
                </c:pt>
                <c:pt idx="35">
                  <c:v>0.50825898146699999</c:v>
                </c:pt>
                <c:pt idx="36">
                  <c:v>0.32888564437399997</c:v>
                </c:pt>
                <c:pt idx="37">
                  <c:v>0.37140400947300001</c:v>
                </c:pt>
                <c:pt idx="38">
                  <c:v>0.19999558126899999</c:v>
                </c:pt>
                <c:pt idx="39">
                  <c:v>0.32140963452900001</c:v>
                </c:pt>
                <c:pt idx="40">
                  <c:v>0.35960922575499998</c:v>
                </c:pt>
                <c:pt idx="41">
                  <c:v>0.44043846319399999</c:v>
                </c:pt>
                <c:pt idx="42">
                  <c:v>0.49396681398600001</c:v>
                </c:pt>
                <c:pt idx="43">
                  <c:v>0.52683087417200003</c:v>
                </c:pt>
                <c:pt idx="44">
                  <c:v>0.50531303143399997</c:v>
                </c:pt>
                <c:pt idx="45">
                  <c:v>0.14505837774499999</c:v>
                </c:pt>
                <c:pt idx="46">
                  <c:v>0.13128135110899999</c:v>
                </c:pt>
                <c:pt idx="47">
                  <c:v>0.11245199826000001</c:v>
                </c:pt>
                <c:pt idx="48">
                  <c:v>0.279437292841</c:v>
                </c:pt>
                <c:pt idx="49">
                  <c:v>0.26349585221999999</c:v>
                </c:pt>
                <c:pt idx="50">
                  <c:v>0.23612630164500001</c:v>
                </c:pt>
                <c:pt idx="51" formatCode="General">
                  <c:v>0.22971946151799999</c:v>
                </c:pt>
                <c:pt idx="52" formatCode="General">
                  <c:v>0.23072184625600001</c:v>
                </c:pt>
                <c:pt idx="53" formatCode="General">
                  <c:v>0.20375485517399999</c:v>
                </c:pt>
                <c:pt idx="54" formatCode="General">
                  <c:v>0.167919192153</c:v>
                </c:pt>
                <c:pt idx="55" formatCode="General">
                  <c:v>0.18093445891400001</c:v>
                </c:pt>
                <c:pt idx="56" formatCode="General">
                  <c:v>0.164852774265</c:v>
                </c:pt>
                <c:pt idx="57" formatCode="General">
                  <c:v>1.99920030801</c:v>
                </c:pt>
                <c:pt idx="58" formatCode="General">
                  <c:v>2.0008070553600001</c:v>
                </c:pt>
                <c:pt idx="59" formatCode="General">
                  <c:v>1.9993747151100001</c:v>
                </c:pt>
                <c:pt idx="60" formatCode="General">
                  <c:v>0.16052245741400001</c:v>
                </c:pt>
                <c:pt idx="61" formatCode="General">
                  <c:v>0.15623836499499999</c:v>
                </c:pt>
                <c:pt idx="62" formatCode="General">
                  <c:v>0.14108387259999999</c:v>
                </c:pt>
                <c:pt idx="63" formatCode="General">
                  <c:v>0.425523631327</c:v>
                </c:pt>
                <c:pt idx="64" formatCode="General">
                  <c:v>0.42018088799300002</c:v>
                </c:pt>
                <c:pt idx="65" formatCode="General">
                  <c:v>0.476527699576</c:v>
                </c:pt>
                <c:pt idx="66" formatCode="General">
                  <c:v>0.37264930203699997</c:v>
                </c:pt>
                <c:pt idx="67" formatCode="General">
                  <c:v>0.37715658592700002</c:v>
                </c:pt>
                <c:pt idx="68" formatCode="General">
                  <c:v>0.36135169789100002</c:v>
                </c:pt>
                <c:pt idx="69" formatCode="General">
                  <c:v>0.144487297052</c:v>
                </c:pt>
                <c:pt idx="70" formatCode="General">
                  <c:v>0.15230173444100001</c:v>
                </c:pt>
                <c:pt idx="71" formatCode="General">
                  <c:v>0.13060348006700001</c:v>
                </c:pt>
                <c:pt idx="72" formatCode="General">
                  <c:v>0.15946115920000001</c:v>
                </c:pt>
                <c:pt idx="73" formatCode="General">
                  <c:v>0.196558414343</c:v>
                </c:pt>
                <c:pt idx="74" formatCode="General">
                  <c:v>0.37630380626799997</c:v>
                </c:pt>
                <c:pt idx="75" formatCode="General">
                  <c:v>0.18017394592700001</c:v>
                </c:pt>
                <c:pt idx="76" formatCode="General">
                  <c:v>0.16854121807299999</c:v>
                </c:pt>
                <c:pt idx="77" formatCode="General">
                  <c:v>0.186781116134</c:v>
                </c:pt>
                <c:pt idx="78" formatCode="General">
                  <c:v>0.185868212265</c:v>
                </c:pt>
                <c:pt idx="79" formatCode="General">
                  <c:v>0.19042293193599999</c:v>
                </c:pt>
                <c:pt idx="80" formatCode="General">
                  <c:v>0.14767216041199999</c:v>
                </c:pt>
                <c:pt idx="81" formatCode="General">
                  <c:v>0.143092179514</c:v>
                </c:pt>
                <c:pt idx="82" formatCode="General">
                  <c:v>0.163907093197</c:v>
                </c:pt>
                <c:pt idx="83" formatCode="General">
                  <c:v>0.166378306241</c:v>
                </c:pt>
                <c:pt idx="84" formatCode="General">
                  <c:v>0.17634660095900001</c:v>
                </c:pt>
                <c:pt idx="85" formatCode="General">
                  <c:v>0.14623765075199999</c:v>
                </c:pt>
                <c:pt idx="86" formatCode="General">
                  <c:v>0.17849360283900001</c:v>
                </c:pt>
              </c:numCache>
            </c:numRef>
          </c:yVal>
          <c:smooth val="0"/>
        </c:ser>
        <c:dLbls>
          <c:showLegendKey val="0"/>
          <c:showVal val="0"/>
          <c:showCatName val="0"/>
          <c:showSerName val="0"/>
          <c:showPercent val="0"/>
          <c:showBubbleSize val="0"/>
        </c:dLbls>
        <c:axId val="38611200"/>
        <c:axId val="38650240"/>
      </c:scatterChart>
      <c:valAx>
        <c:axId val="38611200"/>
        <c:scaling>
          <c:orientation val="minMax"/>
        </c:scaling>
        <c:delete val="0"/>
        <c:axPos val="b"/>
        <c:majorGridlines/>
        <c:title>
          <c:tx>
            <c:rich>
              <a:bodyPr/>
              <a:lstStyle/>
              <a:p>
                <a:pPr>
                  <a:defRPr/>
                </a:pPr>
                <a:r>
                  <a:rPr lang="fr-FR"/>
                  <a:t>Nombre d'Itérations</a:t>
                </a:r>
              </a:p>
            </c:rich>
          </c:tx>
          <c:overlay val="0"/>
        </c:title>
        <c:numFmt formatCode="General" sourceLinked="1"/>
        <c:majorTickMark val="none"/>
        <c:minorTickMark val="none"/>
        <c:tickLblPos val="nextTo"/>
        <c:crossAx val="38650240"/>
        <c:crosses val="autoZero"/>
        <c:crossBetween val="midCat"/>
      </c:valAx>
      <c:valAx>
        <c:axId val="38650240"/>
        <c:scaling>
          <c:orientation val="minMax"/>
        </c:scaling>
        <c:delete val="0"/>
        <c:axPos val="l"/>
        <c:majorGridlines/>
        <c:title>
          <c:tx>
            <c:rich>
              <a:bodyPr/>
              <a:lstStyle/>
              <a:p>
                <a:pPr>
                  <a:defRPr/>
                </a:pPr>
                <a:r>
                  <a:rPr lang="fr-FR"/>
                  <a:t>Valeur de la fonction objectif</a:t>
                </a:r>
              </a:p>
            </c:rich>
          </c:tx>
          <c:overlay val="0"/>
        </c:title>
        <c:numFmt formatCode="0.00E+00" sourceLinked="1"/>
        <c:majorTickMark val="none"/>
        <c:minorTickMark val="none"/>
        <c:tickLblPos val="nextTo"/>
        <c:crossAx val="38611200"/>
        <c:crosses val="autoZero"/>
        <c:crossBetween val="midCat"/>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Personnalisé 12">
    <a:dk1>
      <a:srgbClr val="000000"/>
    </a:dk1>
    <a:lt1>
      <a:srgbClr val="FFFFFF"/>
    </a:lt1>
    <a:dk2>
      <a:srgbClr val="434342"/>
    </a:dk2>
    <a:lt2>
      <a:srgbClr val="CDD7D9"/>
    </a:lt2>
    <a:accent1>
      <a:srgbClr val="797B7E"/>
    </a:accent1>
    <a:accent2>
      <a:srgbClr val="EB5807"/>
    </a:accent2>
    <a:accent3>
      <a:srgbClr val="4298DA"/>
    </a:accent3>
    <a:accent4>
      <a:srgbClr val="F97E5D"/>
    </a:accent4>
    <a:accent5>
      <a:srgbClr val="C2AD8D"/>
    </a:accent5>
    <a:accent6>
      <a:srgbClr val="2170AB"/>
    </a:accent6>
    <a:hlink>
      <a:srgbClr val="5F5F5F"/>
    </a:hlink>
    <a:folHlink>
      <a:srgbClr val="969696"/>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683D57-D28C-44B1-A623-996F78B93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66</Pages>
  <Words>18903</Words>
  <Characters>103969</Characters>
  <Application>Microsoft Office Word</Application>
  <DocSecurity>4</DocSecurity>
  <Lines>866</Lines>
  <Paragraphs>245</Paragraphs>
  <ScaleCrop>false</ScaleCrop>
  <HeadingPairs>
    <vt:vector size="2" baseType="variant">
      <vt:variant>
        <vt:lpstr>Titre</vt:lpstr>
      </vt:variant>
      <vt:variant>
        <vt:i4>1</vt:i4>
      </vt:variant>
    </vt:vector>
  </HeadingPairs>
  <TitlesOfParts>
    <vt:vector size="1" baseType="lpstr">
      <vt:lpstr>Mémoire de PFE</vt:lpstr>
    </vt:vector>
  </TitlesOfParts>
  <Company>Microsoft</Company>
  <LinksUpToDate>false</LinksUpToDate>
  <CharactersWithSpaces>122627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Mémoire de PFE</dc:title>
  <dc:subject>Optimisation paramétrique en simulation numérique</dc:subject>
  <dc:creator>Quentin BOUNIOL</dc:creator>
  <cp:lastModifiedBy>Quentin BOUNIOL</cp:lastModifiedBy>
  <cp:revision>2</cp:revision>
  <dcterms:created xsi:type="dcterms:W3CDTF">2016-10-28T14:25:00Z</dcterms:created>
  <dcterms:modified xsi:type="dcterms:W3CDTF">2016-10-28T14:25:00Z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-391576153</vt:i4>
  </property>
</Properties>
</file>